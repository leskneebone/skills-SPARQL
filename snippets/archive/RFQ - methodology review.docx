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43BC9" w14:textId="3C792EC6" w:rsidR="00067075" w:rsidRDefault="00F927AE" w:rsidP="00DE0402">
      <w:pPr>
        <w:pStyle w:val="Title"/>
        <w:spacing w:before="120"/>
      </w:pPr>
      <w:del w:id="0" w:author="LEOW,Mei" w:date="2026-01-27T12:20:00Z" w16du:dateUtc="2026-01-27T01:20:00Z">
        <w:r w:rsidDel="00072D71">
          <w:rPr>
            <w:noProof/>
            <w:lang w:eastAsia="en-AU"/>
          </w:rPr>
          <mc:AlternateContent>
            <mc:Choice Requires="wps">
              <w:drawing>
                <wp:anchor distT="45720" distB="45720" distL="114300" distR="114300" simplePos="0" relativeHeight="251658241" behindDoc="0" locked="0" layoutInCell="1" allowOverlap="1" wp14:anchorId="0FF2DF3D" wp14:editId="10043E2C">
                  <wp:simplePos x="0" y="0"/>
                  <wp:positionH relativeFrom="column">
                    <wp:posOffset>3457814</wp:posOffset>
                  </wp:positionH>
                  <wp:positionV relativeFrom="paragraph">
                    <wp:posOffset>-196001</wp:posOffset>
                  </wp:positionV>
                  <wp:extent cx="2295525" cy="666750"/>
                  <wp:effectExtent l="0" t="0" r="28575"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666750"/>
                          </a:xfrm>
                          <a:prstGeom prst="rect">
                            <a:avLst/>
                          </a:prstGeom>
                          <a:solidFill>
                            <a:schemeClr val="bg1"/>
                          </a:solidFill>
                          <a:ln w="9525">
                            <a:solidFill>
                              <a:srgbClr val="000000"/>
                            </a:solidFill>
                            <a:miter lim="800000"/>
                            <a:headEnd/>
                            <a:tailEnd/>
                          </a:ln>
                        </wps:spPr>
                        <wps:txbx>
                          <w:txbxContent>
                            <w:p w14:paraId="54A3FA99" w14:textId="77777777" w:rsidR="00F927AE" w:rsidRDefault="00F927AE" w:rsidP="00F927AE">
                              <w:r>
                                <w:rPr>
                                  <w:highlight w:val="yellow"/>
                                </w:rPr>
                                <w:t>Replace with relevant Agency crest as required – delete this box.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http://schemas.openxmlformats.org/drawingml/2006/main">
              <w:pict>
                <v:shapetype id="_x0000_t202" coordsize="21600,21600" o:spt="202" path="m,l,21600r21600,l21600,xe" w14:anchorId="0FF2DF3D">
                  <v:stroke joinstyle="miter"/>
                  <v:path gradientshapeok="t" o:connecttype="rect"/>
                </v:shapetype>
                <v:shape id="Text Box 2" style="position:absolute;margin-left:272.25pt;margin-top:-15.45pt;width:180.75pt;height:52.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">
                  <v:textbox>
                    <w:txbxContent>
                      <w:p w:rsidR="00F927AE" w:rsidP="00F927AE" w:rsidRDefault="00F927AE" w14:paraId="54A3FA99" w14:textId="77777777">
                        <w:r>
                          <w:rPr>
                            <w:highlight w:val="yellow"/>
                          </w:rPr>
                          <w:t>Replace with relevant Agency crest as required – delete this box.</w:t>
                        </w:r>
                      </w:p>
                    </w:txbxContent>
                  </v:textbox>
                </v:shape>
              </w:pict>
            </mc:Fallback>
          </mc:AlternateContent>
        </w:r>
      </w:del>
      <w:r w:rsidR="003A2EFF">
        <w:rPr>
          <w:noProof/>
        </w:rPr>
        <w:drawing>
          <wp:inline distT="0" distB="0" distL="0" distR="0" wp14:anchorId="24B94B88" wp14:editId="73935E85">
            <wp:extent cx="2383155" cy="727075"/>
            <wp:effectExtent l="0" t="0" r="0" b="0"/>
            <wp:docPr id="1" name="Picture 3" descr="Australian Government Department of Employment and Workplace 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ustralian Government Department of Employment and Workplace Relations."/>
                    <pic:cNvPicPr/>
                  </pic:nvPicPr>
                  <pic:blipFill>
                    <a:blip r:embed="rId11">
                      <a:extLst>
                        <a:ext uri="{96DAC541-7B7A-43D3-8B79-37D633B846F1}">
                          <asvg:svgBlip xmlns:asvg="http://schemas.microsoft.com/office/drawing/2016/SVG/main" r:embed="rId12"/>
                        </a:ext>
                      </a:extLst>
                    </a:blip>
                    <a:stretch>
                      <a:fillRect/>
                    </a:stretch>
                  </pic:blipFill>
                  <pic:spPr>
                    <a:xfrm>
                      <a:off x="0" y="0"/>
                      <a:ext cx="2383155" cy="727075"/>
                    </a:xfrm>
                    <a:prstGeom prst="rect">
                      <a:avLst/>
                    </a:prstGeom>
                  </pic:spPr>
                </pic:pic>
              </a:graphicData>
            </a:graphic>
          </wp:inline>
        </w:drawing>
      </w:r>
      <w:r w:rsidR="003A2EFF">
        <w:rPr>
          <w:noProof/>
        </w:rPr>
        <w:drawing>
          <wp:anchor distT="0" distB="0" distL="114300" distR="114300" simplePos="0" relativeHeight="251658240" behindDoc="1" locked="0" layoutInCell="1" allowOverlap="1" wp14:anchorId="779E0468" wp14:editId="041BFFCC">
            <wp:simplePos x="0" y="0"/>
            <wp:positionH relativeFrom="column">
              <wp:posOffset>-900431</wp:posOffset>
            </wp:positionH>
            <wp:positionV relativeFrom="page">
              <wp:posOffset>0</wp:posOffset>
            </wp:positionV>
            <wp:extent cx="7559675" cy="1676964"/>
            <wp:effectExtent l="0" t="0" r="0" b="0"/>
            <wp:wrapNone/>
            <wp:docPr id="3" name="Picture 3" descr="Rectang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ectangle&#10;&#10;Description automatically generated with low confidence"/>
                    <pic:cNvPicPr/>
                  </pic:nvPicPr>
                  <pic:blipFill>
                    <a:blip r:embed="rId13"/>
                    <a:stretch>
                      <a:fillRect/>
                    </a:stretch>
                  </pic:blipFill>
                  <pic:spPr>
                    <a:xfrm>
                      <a:off x="0" y="0"/>
                      <a:ext cx="7643844" cy="1695635"/>
                    </a:xfrm>
                    <a:prstGeom prst="rect">
                      <a:avLst/>
                    </a:prstGeom>
                  </pic:spPr>
                </pic:pic>
              </a:graphicData>
            </a:graphic>
            <wp14:sizeRelH relativeFrom="page">
              <wp14:pctWidth>0</wp14:pctWidth>
            </wp14:sizeRelH>
            <wp14:sizeRelV relativeFrom="page">
              <wp14:pctHeight>0</wp14:pctHeight>
            </wp14:sizeRelV>
          </wp:anchor>
        </w:drawing>
      </w:r>
    </w:p>
    <w:p w14:paraId="017648B1" w14:textId="77777777" w:rsidR="00EC6A53" w:rsidRDefault="00EC6A53" w:rsidP="00067075">
      <w:pPr>
        <w:spacing w:before="100" w:beforeAutospacing="1" w:after="0"/>
        <w:sectPr w:rsidR="00EC6A53" w:rsidSect="00DE0402">
          <w:headerReference w:type="even" r:id="rId14"/>
          <w:headerReference w:type="default" r:id="rId15"/>
          <w:footerReference w:type="even" r:id="rId16"/>
          <w:footerReference w:type="default" r:id="rId17"/>
          <w:headerReference w:type="first" r:id="rId18"/>
          <w:footerReference w:type="first" r:id="rId19"/>
          <w:type w:val="continuous"/>
          <w:pgSz w:w="11906" w:h="16838"/>
          <w:pgMar w:top="851" w:right="1418" w:bottom="1418" w:left="1418" w:header="0" w:footer="709" w:gutter="0"/>
          <w:cols w:space="708"/>
          <w:titlePg/>
          <w:docGrid w:linePitch="360"/>
        </w:sectPr>
      </w:pPr>
    </w:p>
    <w:p w14:paraId="68175783" w14:textId="77777777" w:rsidR="00F927AE" w:rsidRDefault="00F927AE" w:rsidP="00F927AE">
      <w:pPr>
        <w:pStyle w:val="Title"/>
      </w:pPr>
      <w:r>
        <w:t>Request for Quotation – SON3352211</w:t>
      </w:r>
    </w:p>
    <w:p w14:paraId="2D46CFA9" w14:textId="6573E2BE" w:rsidR="00F927AE" w:rsidRDefault="00F927AE" w:rsidP="00F927AE">
      <w:pPr>
        <w:pStyle w:val="Subtitle"/>
      </w:pPr>
      <w:bookmarkStart w:id="1" w:name="_Toc30065222"/>
      <w:r>
        <w:t>Research and Evaluation Services panel</w:t>
      </w:r>
    </w:p>
    <w:p w14:paraId="42C9B8C8" w14:textId="1CB70820" w:rsidR="00F927AE" w:rsidRDefault="00F927AE" w:rsidP="00F927AE">
      <w:r>
        <w:t xml:space="preserve">This Request for Quotation (including its attachments) is issued by the Department of </w:t>
      </w:r>
      <w:r w:rsidR="001C333A">
        <w:t>Employment and Workplace Relations</w:t>
      </w:r>
      <w:del w:id="2" w:author="LEOW,Mei" w:date="2026-01-27T12:20:00Z" w16du:dateUtc="2026-01-27T01:20:00Z">
        <w:r w:rsidDel="00072D71">
          <w:delText xml:space="preserve"> [</w:delText>
        </w:r>
        <w:r w:rsidRPr="00F0578C" w:rsidDel="00072D71">
          <w:rPr>
            <w:highlight w:val="yellow"/>
          </w:rPr>
          <w:delText>or delete and add in the appropriate Agency name</w:delText>
        </w:r>
        <w:r w:rsidR="006861FA" w:rsidDel="00072D71">
          <w:delText xml:space="preserve">, and replace any references </w:delText>
        </w:r>
        <w:r w:rsidR="00454C9C" w:rsidDel="00072D71">
          <w:delText>to ‘Department’ with ‘Agency’ as applicable</w:delText>
        </w:r>
        <w:r w:rsidDel="00072D71">
          <w:delText>]</w:delText>
        </w:r>
      </w:del>
      <w:r>
        <w:t xml:space="preserve"> in accordance with clause 4.1 (Request for Quotation) of the Deed of Standing Offer for the Supply of Research and Evaluation Services (RES) as part of a Refreshable Panel of Suppliers (the Deed), established between the Department of </w:t>
      </w:r>
      <w:r w:rsidR="00E4378E">
        <w:t>Employment and Workplace Relations</w:t>
      </w:r>
      <w:r>
        <w:t xml:space="preserve"> (the Department) and selected Panel Members. </w:t>
      </w:r>
    </w:p>
    <w:p w14:paraId="6243FB65" w14:textId="77777777" w:rsidR="00F927AE" w:rsidRPr="00F51C18" w:rsidRDefault="00F927AE" w:rsidP="00F927AE">
      <w:pPr>
        <w:pBdr>
          <w:top w:val="single" w:sz="4" w:space="1" w:color="auto"/>
          <w:left w:val="single" w:sz="4" w:space="4" w:color="auto"/>
          <w:bottom w:val="single" w:sz="4" w:space="1" w:color="auto"/>
          <w:right w:val="single" w:sz="4" w:space="4" w:color="auto"/>
        </w:pBdr>
        <w:shd w:val="clear" w:color="auto" w:fill="D9D9D9" w:themeFill="background1" w:themeFillShade="D9"/>
      </w:pPr>
      <w:r>
        <w:t xml:space="preserve">When responding to this RFQ you must be a member of the RES Panel as registered on </w:t>
      </w:r>
      <w:proofErr w:type="spellStart"/>
      <w:r>
        <w:t>AusTender</w:t>
      </w:r>
      <w:proofErr w:type="spellEnd"/>
      <w:r>
        <w:t>. If at any time a non-panel member responds to a RFQ sent through the RES Panel arrangement, this will be seen as being non-compliant and the RFQ response will be excluded from the process and will not be given another opportunity to resubmit a response.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567"/>
        <w:gridCol w:w="6237"/>
      </w:tblGrid>
      <w:tr w:rsidR="00F927AE" w:rsidRPr="004C6EAF" w14:paraId="17905382" w14:textId="77777777" w:rsidTr="0051210B">
        <w:tc>
          <w:tcPr>
            <w:tcW w:w="2405" w:type="dxa"/>
            <w:shd w:val="clear" w:color="auto" w:fill="D7D8D8"/>
          </w:tcPr>
          <w:p w14:paraId="20A858A4" w14:textId="77777777" w:rsidR="00F927AE" w:rsidRPr="004C6EAF" w:rsidRDefault="00F927AE">
            <w:pPr>
              <w:rPr>
                <w:rFonts w:cstheme="minorHAnsi"/>
                <w:b/>
                <w:sz w:val="20"/>
                <w:szCs w:val="20"/>
              </w:rPr>
            </w:pPr>
            <w:r w:rsidRPr="004C6EAF">
              <w:rPr>
                <w:rFonts w:cstheme="minorHAnsi"/>
                <w:b/>
                <w:sz w:val="20"/>
                <w:szCs w:val="20"/>
              </w:rPr>
              <w:t xml:space="preserve">RFQ Title  </w:t>
            </w:r>
          </w:p>
        </w:tc>
        <w:tc>
          <w:tcPr>
            <w:tcW w:w="6804" w:type="dxa"/>
            <w:gridSpan w:val="2"/>
          </w:tcPr>
          <w:p w14:paraId="755D4E43" w14:textId="71DF6A0D" w:rsidR="00F927AE" w:rsidRPr="004C6EAF" w:rsidRDefault="00F927AE">
            <w:pPr>
              <w:rPr>
                <w:rFonts w:cstheme="minorHAnsi"/>
                <w:sz w:val="20"/>
                <w:szCs w:val="20"/>
                <w:highlight w:val="red"/>
              </w:rPr>
            </w:pPr>
            <w:del w:id="3" w:author="LEOW,Mei" w:date="2026-01-27T12:44:00Z" w16du:dateUtc="2026-01-27T01:44:00Z">
              <w:r w:rsidRPr="004C6EAF" w:rsidDel="00D86BE1">
                <w:rPr>
                  <w:rFonts w:cstheme="minorHAnsi"/>
                  <w:sz w:val="20"/>
                  <w:szCs w:val="20"/>
                  <w:highlight w:val="yellow"/>
                </w:rPr>
                <w:delText xml:space="preserve">[Insert RFQ title] </w:delText>
              </w:r>
              <w:r w:rsidRPr="003F1A0C" w:rsidDel="00D86BE1">
                <w:rPr>
                  <w:rFonts w:cstheme="minorHAnsi"/>
                  <w:i/>
                  <w:sz w:val="20"/>
                  <w:szCs w:val="20"/>
                  <w:highlight w:val="yellow"/>
                </w:rPr>
                <w:delText>T</w:delText>
              </w:r>
              <w:r w:rsidRPr="004C6EAF" w:rsidDel="00D86BE1">
                <w:rPr>
                  <w:rFonts w:cstheme="minorHAnsi"/>
                  <w:i/>
                  <w:sz w:val="20"/>
                  <w:szCs w:val="20"/>
                  <w:highlight w:val="yellow"/>
                </w:rPr>
                <w:delText xml:space="preserve">his will </w:delText>
              </w:r>
              <w:r w:rsidDel="00D86BE1">
                <w:rPr>
                  <w:rFonts w:cstheme="minorHAnsi"/>
                  <w:i/>
                  <w:sz w:val="20"/>
                  <w:szCs w:val="20"/>
                  <w:highlight w:val="yellow"/>
                </w:rPr>
                <w:delText xml:space="preserve">be in the public domain and will </w:delText>
              </w:r>
              <w:r w:rsidRPr="004C6EAF" w:rsidDel="00D86BE1">
                <w:rPr>
                  <w:rFonts w:cstheme="minorHAnsi"/>
                  <w:i/>
                  <w:sz w:val="20"/>
                  <w:szCs w:val="20"/>
                  <w:highlight w:val="yellow"/>
                </w:rPr>
                <w:delText>likely be the project name – teams should be mindful of sensitivities.</w:delText>
              </w:r>
            </w:del>
            <w:ins w:id="4" w:author="LEOW,Mei" w:date="2026-01-27T12:44:00Z" w16du:dateUtc="2026-01-27T01:44:00Z">
              <w:r w:rsidR="00D86BE1">
                <w:rPr>
                  <w:rFonts w:cstheme="minorHAnsi"/>
                  <w:sz w:val="20"/>
                  <w:szCs w:val="20"/>
                </w:rPr>
                <w:t xml:space="preserve">National Skills Taxonomy </w:t>
              </w:r>
              <w:commentRangeStart w:id="5"/>
              <w:r w:rsidR="00D86BE1">
                <w:rPr>
                  <w:rFonts w:cstheme="minorHAnsi"/>
                  <w:sz w:val="20"/>
                  <w:szCs w:val="20"/>
                </w:rPr>
                <w:t>methodology review</w:t>
              </w:r>
            </w:ins>
            <w:r w:rsidRPr="004C6EAF">
              <w:rPr>
                <w:rFonts w:cstheme="minorHAnsi"/>
                <w:sz w:val="20"/>
                <w:szCs w:val="20"/>
              </w:rPr>
              <w:t xml:space="preserve"> </w:t>
            </w:r>
            <w:commentRangeEnd w:id="5"/>
            <w:r w:rsidR="008B0EAA" w:rsidRPr="004C6EAF">
              <w:rPr>
                <w:rStyle w:val="CommentReference"/>
                <w:rFonts w:cstheme="minorHAnsi"/>
                <w:sz w:val="20"/>
                <w:szCs w:val="20"/>
                <w:highlight w:val="red"/>
              </w:rPr>
              <w:commentReference w:id="5"/>
            </w:r>
          </w:p>
        </w:tc>
      </w:tr>
      <w:tr w:rsidR="00F927AE" w:rsidRPr="004C6EAF" w14:paraId="6F84C755" w14:textId="77777777" w:rsidTr="0051210B">
        <w:tc>
          <w:tcPr>
            <w:tcW w:w="2405" w:type="dxa"/>
            <w:shd w:val="clear" w:color="auto" w:fill="D7D8D8"/>
          </w:tcPr>
          <w:p w14:paraId="16E05CC0" w14:textId="77777777" w:rsidR="00F927AE" w:rsidRPr="004C6EAF" w:rsidRDefault="00F927AE">
            <w:pPr>
              <w:rPr>
                <w:rFonts w:cstheme="minorHAnsi"/>
                <w:b/>
                <w:sz w:val="20"/>
                <w:szCs w:val="20"/>
              </w:rPr>
            </w:pPr>
            <w:r w:rsidRPr="004C6EAF">
              <w:rPr>
                <w:rFonts w:cstheme="minorHAnsi"/>
                <w:b/>
                <w:sz w:val="20"/>
                <w:szCs w:val="20"/>
              </w:rPr>
              <w:t>RFQ closing date</w:t>
            </w:r>
          </w:p>
          <w:p w14:paraId="3852DFE8" w14:textId="77777777" w:rsidR="00F927AE" w:rsidRPr="004C6EAF" w:rsidRDefault="00F927AE">
            <w:pPr>
              <w:rPr>
                <w:rFonts w:cstheme="minorHAnsi"/>
                <w:b/>
                <w:sz w:val="20"/>
                <w:szCs w:val="20"/>
              </w:rPr>
            </w:pPr>
            <w:r w:rsidRPr="004C6EAF">
              <w:rPr>
                <w:rFonts w:cstheme="minorHAnsi"/>
                <w:sz w:val="20"/>
                <w:szCs w:val="20"/>
              </w:rPr>
              <w:t>Responses must be received by this date/time to be considered – no late responses will be accepted.</w:t>
            </w:r>
          </w:p>
        </w:tc>
        <w:tc>
          <w:tcPr>
            <w:tcW w:w="6804" w:type="dxa"/>
            <w:gridSpan w:val="2"/>
            <w:shd w:val="clear" w:color="auto" w:fill="FFFFFF" w:themeFill="background1"/>
          </w:tcPr>
          <w:p w14:paraId="5E649CEC" w14:textId="296D700A" w:rsidR="00F927AE" w:rsidRPr="00406821" w:rsidRDefault="00F927AE">
            <w:pPr>
              <w:rPr>
                <w:rFonts w:cstheme="minorHAnsi"/>
                <w:sz w:val="20"/>
                <w:szCs w:val="20"/>
              </w:rPr>
            </w:pPr>
            <w:commentRangeStart w:id="6"/>
            <w:del w:id="7" w:author="LEOW,Mei" w:date="2026-01-27T14:04:00Z" w16du:dateUtc="2026-01-27T03:04:00Z">
              <w:r w:rsidRPr="004C6EAF" w:rsidDel="00A7686F">
                <w:rPr>
                  <w:rFonts w:cstheme="minorHAnsi"/>
                  <w:sz w:val="20"/>
                  <w:szCs w:val="20"/>
                  <w:highlight w:val="yellow"/>
                </w:rPr>
                <w:delText>[</w:delText>
              </w:r>
              <w:r w:rsidDel="00A7686F">
                <w:rPr>
                  <w:rFonts w:cstheme="minorHAnsi"/>
                  <w:sz w:val="20"/>
                  <w:szCs w:val="20"/>
                  <w:highlight w:val="yellow"/>
                </w:rPr>
                <w:delText xml:space="preserve">Insert </w:delText>
              </w:r>
              <w:r w:rsidRPr="004C6EAF" w:rsidDel="00A7686F">
                <w:rPr>
                  <w:rFonts w:cstheme="minorHAnsi"/>
                  <w:sz w:val="20"/>
                  <w:szCs w:val="20"/>
                  <w:highlight w:val="yellow"/>
                </w:rPr>
                <w:delText>RFQ closing date</w:delText>
              </w:r>
              <w:r w:rsidDel="00A7686F">
                <w:rPr>
                  <w:rFonts w:cstheme="minorHAnsi"/>
                  <w:sz w:val="20"/>
                  <w:szCs w:val="20"/>
                  <w:highlight w:val="yellow"/>
                </w:rPr>
                <w:delText>] This</w:delText>
              </w:r>
              <w:r w:rsidRPr="004C6EAF" w:rsidDel="00A7686F">
                <w:rPr>
                  <w:rFonts w:cstheme="minorHAnsi"/>
                  <w:sz w:val="20"/>
                  <w:szCs w:val="20"/>
                  <w:highlight w:val="yellow"/>
                </w:rPr>
                <w:delText xml:space="preserve"> should ideally be 25 days but no less than 10 days. Closing date and time must be specific, for example: 10:00 am EST Monday, 12 December 20XX</w:delText>
              </w:r>
            </w:del>
            <w:ins w:id="8" w:author="LEOW,Mei" w:date="2026-01-27T14:04:00Z" w16du:dateUtc="2026-01-27T03:04:00Z">
              <w:r w:rsidR="00A7686F">
                <w:rPr>
                  <w:rFonts w:cstheme="minorHAnsi"/>
                  <w:sz w:val="20"/>
                  <w:szCs w:val="20"/>
                </w:rPr>
                <w:t>12:00 pm AEDT</w:t>
              </w:r>
            </w:ins>
            <w:ins w:id="9" w:author="LEOW,Mei" w:date="2026-01-27T14:05:00Z" w16du:dateUtc="2026-01-27T03:05:00Z">
              <w:r w:rsidR="00981A8B">
                <w:rPr>
                  <w:rFonts w:cstheme="minorHAnsi"/>
                  <w:sz w:val="20"/>
                  <w:szCs w:val="20"/>
                </w:rPr>
                <w:t>, Monday 2 March</w:t>
              </w:r>
              <w:r w:rsidR="00C16B2A">
                <w:rPr>
                  <w:rFonts w:cstheme="minorHAnsi"/>
                  <w:sz w:val="20"/>
                  <w:szCs w:val="20"/>
                </w:rPr>
                <w:t xml:space="preserve"> 2026</w:t>
              </w:r>
            </w:ins>
            <w:commentRangeEnd w:id="6"/>
            <w:ins w:id="10" w:author="LEOW,Mei" w:date="2026-01-27T14:10:00Z" w16du:dateUtc="2026-01-27T03:10:00Z">
              <w:r w:rsidR="00173064" w:rsidRPr="00406821">
                <w:rPr>
                  <w:rStyle w:val="CommentReference"/>
                  <w:rFonts w:cstheme="minorHAnsi"/>
                  <w:sz w:val="20"/>
                  <w:szCs w:val="20"/>
                </w:rPr>
                <w:commentReference w:id="6"/>
              </w:r>
            </w:ins>
          </w:p>
          <w:p w14:paraId="54E4FB2D" w14:textId="77777777" w:rsidR="00F927AE" w:rsidRPr="004C6EAF" w:rsidRDefault="00F927AE">
            <w:pPr>
              <w:rPr>
                <w:rFonts w:cstheme="minorHAnsi"/>
                <w:b/>
                <w:sz w:val="20"/>
                <w:szCs w:val="20"/>
                <w:highlight w:val="yellow"/>
              </w:rPr>
            </w:pPr>
          </w:p>
        </w:tc>
      </w:tr>
      <w:tr w:rsidR="00F927AE" w:rsidRPr="004C6EAF" w14:paraId="328B3FF2" w14:textId="77777777" w:rsidTr="0051210B">
        <w:trPr>
          <w:trHeight w:val="341"/>
        </w:trPr>
        <w:tc>
          <w:tcPr>
            <w:tcW w:w="2405" w:type="dxa"/>
            <w:vMerge w:val="restart"/>
            <w:shd w:val="clear" w:color="auto" w:fill="D7D8D8"/>
          </w:tcPr>
          <w:p w14:paraId="53E00DDA" w14:textId="77777777" w:rsidR="00F927AE" w:rsidRPr="004C6EAF" w:rsidRDefault="00F927AE">
            <w:pPr>
              <w:rPr>
                <w:rFonts w:cstheme="minorHAnsi"/>
                <w:b/>
                <w:sz w:val="20"/>
                <w:szCs w:val="20"/>
              </w:rPr>
            </w:pPr>
            <w:r w:rsidRPr="004C6EAF">
              <w:rPr>
                <w:rFonts w:cstheme="minorHAnsi"/>
                <w:b/>
                <w:sz w:val="20"/>
                <w:szCs w:val="20"/>
              </w:rPr>
              <w:t>RES Panel Service Category Group</w:t>
            </w:r>
          </w:p>
        </w:tc>
        <w:tc>
          <w:tcPr>
            <w:tcW w:w="6804" w:type="dxa"/>
            <w:gridSpan w:val="2"/>
            <w:tcBorders>
              <w:bottom w:val="single" w:sz="4" w:space="0" w:color="FFFFFF" w:themeColor="background1"/>
            </w:tcBorders>
          </w:tcPr>
          <w:p w14:paraId="55803557" w14:textId="3276742B" w:rsidR="00F927AE" w:rsidRPr="004C6EAF" w:rsidRDefault="00F927AE">
            <w:pPr>
              <w:spacing w:after="0"/>
              <w:rPr>
                <w:rFonts w:cstheme="minorHAnsi"/>
                <w:bCs/>
                <w:iCs/>
                <w:sz w:val="20"/>
                <w:szCs w:val="20"/>
              </w:rPr>
            </w:pPr>
            <w:del w:id="11" w:author="LEOW,Mei" w:date="2026-01-27T14:10:00Z" w16du:dateUtc="2026-01-27T03:10:00Z">
              <w:r w:rsidRPr="004C6EAF" w:rsidDel="00173064">
                <w:rPr>
                  <w:rFonts w:cstheme="minorHAnsi"/>
                  <w:sz w:val="20"/>
                  <w:szCs w:val="20"/>
                  <w:highlight w:val="yellow"/>
                </w:rPr>
                <w:delText>See RES Panel – Service Category document for guidance</w:delText>
              </w:r>
            </w:del>
          </w:p>
        </w:tc>
      </w:tr>
      <w:tr w:rsidR="00F927AE" w:rsidRPr="004C6EAF" w14:paraId="59065535" w14:textId="77777777" w:rsidTr="0051210B">
        <w:trPr>
          <w:trHeight w:val="417"/>
        </w:trPr>
        <w:tc>
          <w:tcPr>
            <w:tcW w:w="2405" w:type="dxa"/>
            <w:vMerge/>
            <w:shd w:val="clear" w:color="auto" w:fill="D7D8D8"/>
          </w:tcPr>
          <w:p w14:paraId="2320EBA0" w14:textId="77777777" w:rsidR="00F927AE" w:rsidRPr="004C6EAF" w:rsidRDefault="00F927AE">
            <w:pPr>
              <w:spacing w:after="0"/>
              <w:rPr>
                <w:rFonts w:cstheme="minorHAnsi"/>
                <w:b/>
                <w:sz w:val="20"/>
                <w:szCs w:val="20"/>
              </w:rPr>
            </w:pPr>
          </w:p>
        </w:tc>
        <w:tc>
          <w:tcPr>
            <w:tcW w:w="567" w:type="dxa"/>
            <w:tcBorders>
              <w:top w:val="single" w:sz="4" w:space="0" w:color="FFFFFF" w:themeColor="background1"/>
              <w:bottom w:val="single" w:sz="4" w:space="0" w:color="FFFFFF" w:themeColor="background1"/>
              <w:right w:val="single" w:sz="4" w:space="0" w:color="FFFFFF" w:themeColor="background1"/>
            </w:tcBorders>
          </w:tcPr>
          <w:sdt>
            <w:sdtPr>
              <w:rPr>
                <w:rFonts w:cstheme="minorHAnsi"/>
                <w:sz w:val="20"/>
                <w:szCs w:val="20"/>
              </w:rPr>
              <w:id w:val="1212766999"/>
              <w14:checkbox>
                <w14:checked w14:val="0"/>
                <w14:checkedState w14:val="2612" w14:font="MS Gothic"/>
                <w14:uncheckedState w14:val="2610" w14:font="MS Gothic"/>
              </w14:checkbox>
            </w:sdtPr>
            <w:sdtContent>
              <w:p w14:paraId="40FC2241" w14:textId="77777777" w:rsidR="00F927AE" w:rsidRPr="004C6EAF" w:rsidRDefault="00F927AE">
                <w:pPr>
                  <w:spacing w:after="0" w:line="240" w:lineRule="auto"/>
                  <w:rPr>
                    <w:rFonts w:cstheme="minorHAnsi"/>
                    <w:sz w:val="20"/>
                    <w:szCs w:val="20"/>
                  </w:rPr>
                </w:pPr>
                <w:r w:rsidRPr="004C6EAF">
                  <w:rPr>
                    <w:rFonts w:ascii="MS Gothic" w:eastAsia="MS Gothic" w:hAnsi="MS Gothic" w:cstheme="minorHAnsi" w:hint="eastAsia"/>
                    <w:sz w:val="20"/>
                    <w:szCs w:val="20"/>
                  </w:rPr>
                  <w:t>☐</w:t>
                </w:r>
              </w:p>
            </w:sdtContent>
          </w:sdt>
          <w:p w14:paraId="23BAFC3E" w14:textId="77777777" w:rsidR="00F927AE" w:rsidRPr="004C6EAF" w:rsidRDefault="00F927AE">
            <w:pPr>
              <w:spacing w:after="0" w:line="240" w:lineRule="auto"/>
              <w:rPr>
                <w:rFonts w:eastAsia="SimSun" w:cstheme="minorHAnsi"/>
                <w:bCs/>
                <w:sz w:val="20"/>
                <w:szCs w:val="20"/>
              </w:rPr>
            </w:pPr>
          </w:p>
        </w:tc>
        <w:tc>
          <w:tcPr>
            <w:tcW w:w="6237" w:type="dxa"/>
            <w:tcBorders>
              <w:top w:val="single" w:sz="4" w:space="0" w:color="FFFFFF" w:themeColor="background1"/>
              <w:left w:val="single" w:sz="4" w:space="0" w:color="FFFFFF" w:themeColor="background1"/>
              <w:bottom w:val="single" w:sz="4" w:space="0" w:color="FFFFFF" w:themeColor="background1"/>
            </w:tcBorders>
          </w:tcPr>
          <w:p w14:paraId="576BAE30" w14:textId="77777777" w:rsidR="00F927AE" w:rsidRPr="004C6EAF" w:rsidDel="007928BB" w:rsidRDefault="00F927AE">
            <w:pPr>
              <w:spacing w:after="0" w:line="240" w:lineRule="auto"/>
              <w:rPr>
                <w:rFonts w:cstheme="minorHAnsi"/>
                <w:sz w:val="20"/>
                <w:szCs w:val="20"/>
                <w:highlight w:val="yellow"/>
              </w:rPr>
            </w:pPr>
            <w:r w:rsidRPr="004C6EAF">
              <w:rPr>
                <w:rFonts w:cstheme="minorHAnsi"/>
                <w:sz w:val="20"/>
                <w:szCs w:val="20"/>
              </w:rPr>
              <w:t>Category 1</w:t>
            </w:r>
            <w:r w:rsidRPr="004C6EAF">
              <w:rPr>
                <w:rFonts w:cstheme="minorHAnsi"/>
                <w:bCs/>
                <w:sz w:val="20"/>
                <w:szCs w:val="20"/>
              </w:rPr>
              <w:t xml:space="preserve"> </w:t>
            </w:r>
            <w:r w:rsidRPr="004C6EAF">
              <w:rPr>
                <w:rFonts w:cstheme="minorHAnsi"/>
                <w:sz w:val="20"/>
                <w:szCs w:val="20"/>
              </w:rPr>
              <w:t>Research Services</w:t>
            </w:r>
          </w:p>
        </w:tc>
      </w:tr>
      <w:tr w:rsidR="00F927AE" w:rsidRPr="004C6EAF" w14:paraId="7F9A0CD8" w14:textId="77777777" w:rsidTr="0051210B">
        <w:trPr>
          <w:trHeight w:val="363"/>
        </w:trPr>
        <w:tc>
          <w:tcPr>
            <w:tcW w:w="2405" w:type="dxa"/>
            <w:vMerge/>
            <w:shd w:val="clear" w:color="auto" w:fill="D7D8D8"/>
          </w:tcPr>
          <w:p w14:paraId="62FFB010" w14:textId="77777777" w:rsidR="00F927AE" w:rsidRPr="004C6EAF" w:rsidRDefault="00F927AE">
            <w:pPr>
              <w:spacing w:after="0"/>
              <w:rPr>
                <w:rFonts w:cstheme="minorHAnsi"/>
                <w:b/>
                <w:sz w:val="20"/>
                <w:szCs w:val="20"/>
              </w:rPr>
            </w:pPr>
          </w:p>
        </w:tc>
        <w:tc>
          <w:tcPr>
            <w:tcW w:w="567" w:type="dxa"/>
            <w:tcBorders>
              <w:top w:val="single" w:sz="4" w:space="0" w:color="FFFFFF" w:themeColor="background1"/>
              <w:bottom w:val="single" w:sz="4" w:space="0" w:color="FFFFFF" w:themeColor="background1"/>
              <w:right w:val="single" w:sz="4" w:space="0" w:color="FFFFFF" w:themeColor="background1"/>
            </w:tcBorders>
          </w:tcPr>
          <w:sdt>
            <w:sdtPr>
              <w:rPr>
                <w:rFonts w:cstheme="minorHAnsi"/>
                <w:sz w:val="20"/>
                <w:szCs w:val="20"/>
              </w:rPr>
              <w:id w:val="-1340918534"/>
              <w14:checkbox>
                <w14:checked w14:val="1"/>
                <w14:checkedState w14:val="2612" w14:font="MS Gothic"/>
                <w14:uncheckedState w14:val="2610" w14:font="MS Gothic"/>
              </w14:checkbox>
            </w:sdtPr>
            <w:sdtContent>
              <w:p w14:paraId="06123F8A" w14:textId="1340474C" w:rsidR="00F927AE" w:rsidRPr="004C6EAF" w:rsidRDefault="00FB6B4F">
                <w:pPr>
                  <w:spacing w:after="0" w:line="240" w:lineRule="auto"/>
                  <w:rPr>
                    <w:rFonts w:cstheme="minorHAnsi"/>
                    <w:sz w:val="20"/>
                    <w:szCs w:val="20"/>
                  </w:rPr>
                </w:pPr>
                <w:ins w:id="12" w:author="LEOW,Mei" w:date="2026-01-27T12:49:00Z" w16du:dateUtc="2026-01-27T01:49:00Z">
                  <w:r>
                    <w:rPr>
                      <w:rFonts w:ascii="MS Gothic" w:eastAsia="MS Gothic" w:hAnsi="MS Gothic" w:cstheme="minorHAnsi" w:hint="eastAsia"/>
                      <w:sz w:val="20"/>
                      <w:szCs w:val="20"/>
                    </w:rPr>
                    <w:t>☒</w:t>
                  </w:r>
                </w:ins>
                <w:del w:id="13" w:author="LEOW,Mei" w:date="2026-01-27T12:49:00Z" w16du:dateUtc="2026-01-27T01:49:00Z">
                  <w:r w:rsidR="00F927AE" w:rsidRPr="004C6EAF" w:rsidDel="00FB6B4F">
                    <w:rPr>
                      <w:rFonts w:ascii="MS Gothic" w:eastAsia="MS Gothic" w:hAnsi="MS Gothic" w:cstheme="minorHAnsi" w:hint="eastAsia"/>
                      <w:sz w:val="20"/>
                      <w:szCs w:val="20"/>
                    </w:rPr>
                    <w:delText>☐</w:delText>
                  </w:r>
                </w:del>
              </w:p>
            </w:sdtContent>
          </w:sdt>
          <w:p w14:paraId="051C4FED" w14:textId="77777777" w:rsidR="00F927AE" w:rsidRPr="004C6EAF" w:rsidRDefault="00F927AE">
            <w:pPr>
              <w:spacing w:after="0" w:line="240" w:lineRule="auto"/>
              <w:rPr>
                <w:rFonts w:cstheme="minorHAnsi"/>
                <w:bCs/>
                <w:sz w:val="20"/>
                <w:szCs w:val="20"/>
              </w:rPr>
            </w:pPr>
          </w:p>
        </w:tc>
        <w:tc>
          <w:tcPr>
            <w:tcW w:w="6237" w:type="dxa"/>
            <w:tcBorders>
              <w:top w:val="single" w:sz="4" w:space="0" w:color="FFFFFF" w:themeColor="background1"/>
              <w:left w:val="single" w:sz="4" w:space="0" w:color="FFFFFF" w:themeColor="background1"/>
              <w:bottom w:val="single" w:sz="4" w:space="0" w:color="FFFFFF" w:themeColor="background1"/>
            </w:tcBorders>
          </w:tcPr>
          <w:p w14:paraId="2A32F2D1" w14:textId="77777777" w:rsidR="00F927AE" w:rsidRPr="004C6EAF" w:rsidRDefault="00F927AE">
            <w:pPr>
              <w:spacing w:after="0" w:line="240" w:lineRule="auto"/>
              <w:rPr>
                <w:rFonts w:cstheme="minorHAnsi"/>
                <w:sz w:val="20"/>
                <w:szCs w:val="20"/>
              </w:rPr>
            </w:pPr>
            <w:commentRangeStart w:id="14"/>
            <w:r w:rsidRPr="004C6EAF">
              <w:rPr>
                <w:rFonts w:cstheme="minorHAnsi"/>
                <w:sz w:val="20"/>
                <w:szCs w:val="20"/>
              </w:rPr>
              <w:t>Category 2</w:t>
            </w:r>
            <w:r w:rsidRPr="004C6EAF">
              <w:rPr>
                <w:rFonts w:cstheme="minorHAnsi"/>
                <w:bCs/>
                <w:sz w:val="20"/>
                <w:szCs w:val="20"/>
              </w:rPr>
              <w:t xml:space="preserve"> Evaluation Services</w:t>
            </w:r>
            <w:commentRangeEnd w:id="14"/>
            <w:r w:rsidR="009C60A8" w:rsidRPr="004C6EAF">
              <w:rPr>
                <w:rStyle w:val="CommentReference"/>
                <w:rFonts w:cstheme="minorHAnsi"/>
                <w:sz w:val="20"/>
                <w:szCs w:val="20"/>
              </w:rPr>
              <w:commentReference w:id="14"/>
            </w:r>
          </w:p>
        </w:tc>
      </w:tr>
      <w:tr w:rsidR="00F927AE" w:rsidRPr="004C6EAF" w14:paraId="11F941CC" w14:textId="77777777" w:rsidTr="0051210B">
        <w:trPr>
          <w:trHeight w:val="331"/>
        </w:trPr>
        <w:tc>
          <w:tcPr>
            <w:tcW w:w="2405" w:type="dxa"/>
            <w:vMerge/>
            <w:shd w:val="clear" w:color="auto" w:fill="D7D8D8"/>
          </w:tcPr>
          <w:p w14:paraId="53EBC144" w14:textId="77777777" w:rsidR="00F927AE" w:rsidRPr="004C6EAF" w:rsidRDefault="00F927AE">
            <w:pPr>
              <w:spacing w:after="0"/>
              <w:rPr>
                <w:rFonts w:cstheme="minorHAnsi"/>
                <w:b/>
                <w:sz w:val="20"/>
                <w:szCs w:val="20"/>
              </w:rPr>
            </w:pPr>
          </w:p>
        </w:tc>
        <w:tc>
          <w:tcPr>
            <w:tcW w:w="567" w:type="dxa"/>
            <w:tcBorders>
              <w:top w:val="single" w:sz="4" w:space="0" w:color="FFFFFF" w:themeColor="background1"/>
              <w:bottom w:val="single" w:sz="4" w:space="0" w:color="FFFFFF" w:themeColor="background1"/>
              <w:right w:val="single" w:sz="4" w:space="0" w:color="FFFFFF" w:themeColor="background1"/>
            </w:tcBorders>
          </w:tcPr>
          <w:sdt>
            <w:sdtPr>
              <w:rPr>
                <w:rFonts w:cstheme="minorHAnsi"/>
                <w:sz w:val="20"/>
                <w:szCs w:val="20"/>
              </w:rPr>
              <w:id w:val="-185134036"/>
              <w14:checkbox>
                <w14:checked w14:val="0"/>
                <w14:checkedState w14:val="2612" w14:font="MS Gothic"/>
                <w14:uncheckedState w14:val="2610" w14:font="MS Gothic"/>
              </w14:checkbox>
            </w:sdtPr>
            <w:sdtContent>
              <w:p w14:paraId="16621EDA" w14:textId="77777777" w:rsidR="00F927AE" w:rsidRPr="004C6EAF" w:rsidRDefault="00F927AE">
                <w:pPr>
                  <w:spacing w:after="0" w:line="240" w:lineRule="auto"/>
                  <w:rPr>
                    <w:rFonts w:cstheme="minorHAnsi"/>
                    <w:sz w:val="20"/>
                    <w:szCs w:val="20"/>
                  </w:rPr>
                </w:pPr>
                <w:r w:rsidRPr="004C6EAF">
                  <w:rPr>
                    <w:rFonts w:ascii="MS Gothic" w:eastAsia="MS Gothic" w:hAnsi="MS Gothic" w:cstheme="minorHAnsi" w:hint="eastAsia"/>
                    <w:sz w:val="20"/>
                    <w:szCs w:val="20"/>
                  </w:rPr>
                  <w:t>☐</w:t>
                </w:r>
              </w:p>
            </w:sdtContent>
          </w:sdt>
          <w:p w14:paraId="4D46602B" w14:textId="77777777" w:rsidR="00F927AE" w:rsidRPr="004C6EAF" w:rsidRDefault="00F927AE">
            <w:pPr>
              <w:spacing w:after="0" w:line="240" w:lineRule="auto"/>
              <w:rPr>
                <w:rFonts w:cstheme="minorHAnsi"/>
                <w:bCs/>
                <w:sz w:val="20"/>
                <w:szCs w:val="20"/>
              </w:rPr>
            </w:pPr>
          </w:p>
        </w:tc>
        <w:tc>
          <w:tcPr>
            <w:tcW w:w="6237" w:type="dxa"/>
            <w:tcBorders>
              <w:top w:val="single" w:sz="4" w:space="0" w:color="FFFFFF" w:themeColor="background1"/>
              <w:left w:val="single" w:sz="4" w:space="0" w:color="FFFFFF" w:themeColor="background1"/>
              <w:bottom w:val="single" w:sz="4" w:space="0" w:color="FFFFFF" w:themeColor="background1"/>
            </w:tcBorders>
          </w:tcPr>
          <w:p w14:paraId="1FE43CB2" w14:textId="77777777" w:rsidR="00F927AE" w:rsidRPr="004C6EAF" w:rsidRDefault="00F927AE">
            <w:pPr>
              <w:spacing w:after="0" w:line="240" w:lineRule="auto"/>
              <w:rPr>
                <w:rFonts w:cstheme="minorHAnsi"/>
                <w:sz w:val="20"/>
                <w:szCs w:val="20"/>
              </w:rPr>
            </w:pPr>
            <w:commentRangeStart w:id="15"/>
            <w:r w:rsidRPr="004C6EAF">
              <w:rPr>
                <w:rFonts w:cstheme="minorHAnsi"/>
                <w:sz w:val="20"/>
                <w:szCs w:val="20"/>
              </w:rPr>
              <w:t>Category 3</w:t>
            </w:r>
            <w:r w:rsidRPr="004C6EAF">
              <w:rPr>
                <w:rFonts w:cstheme="minorHAnsi"/>
                <w:bCs/>
                <w:sz w:val="20"/>
                <w:szCs w:val="20"/>
              </w:rPr>
              <w:t xml:space="preserve"> Data Analysis Services</w:t>
            </w:r>
            <w:commentRangeEnd w:id="15"/>
            <w:r w:rsidR="00046D95" w:rsidRPr="004C6EAF">
              <w:rPr>
                <w:rStyle w:val="CommentReference"/>
                <w:rFonts w:cstheme="minorHAnsi"/>
                <w:sz w:val="20"/>
                <w:szCs w:val="20"/>
              </w:rPr>
              <w:commentReference w:id="15"/>
            </w:r>
          </w:p>
        </w:tc>
      </w:tr>
      <w:tr w:rsidR="00F927AE" w:rsidRPr="004C6EAF" w14:paraId="5D5DCA4B" w14:textId="77777777" w:rsidTr="0051210B">
        <w:trPr>
          <w:trHeight w:val="566"/>
        </w:trPr>
        <w:tc>
          <w:tcPr>
            <w:tcW w:w="2405" w:type="dxa"/>
            <w:vMerge/>
            <w:shd w:val="clear" w:color="auto" w:fill="D7D8D8"/>
          </w:tcPr>
          <w:p w14:paraId="225DED60" w14:textId="77777777" w:rsidR="00F927AE" w:rsidRPr="004C6EAF" w:rsidRDefault="00F927AE">
            <w:pPr>
              <w:spacing w:after="0"/>
              <w:rPr>
                <w:rFonts w:cstheme="minorHAnsi"/>
                <w:b/>
                <w:sz w:val="20"/>
                <w:szCs w:val="20"/>
              </w:rPr>
            </w:pPr>
          </w:p>
        </w:tc>
        <w:tc>
          <w:tcPr>
            <w:tcW w:w="567" w:type="dxa"/>
            <w:tcBorders>
              <w:top w:val="single" w:sz="4" w:space="0" w:color="FFFFFF" w:themeColor="background1"/>
              <w:bottom w:val="single" w:sz="4" w:space="0" w:color="FFFFFF" w:themeColor="background1"/>
              <w:right w:val="single" w:sz="4" w:space="0" w:color="FFFFFF" w:themeColor="background1"/>
            </w:tcBorders>
          </w:tcPr>
          <w:sdt>
            <w:sdtPr>
              <w:rPr>
                <w:rFonts w:cstheme="minorHAnsi"/>
                <w:sz w:val="20"/>
                <w:szCs w:val="20"/>
              </w:rPr>
              <w:id w:val="-1032183111"/>
              <w14:checkbox>
                <w14:checked w14:val="0"/>
                <w14:checkedState w14:val="2612" w14:font="MS Gothic"/>
                <w14:uncheckedState w14:val="2610" w14:font="MS Gothic"/>
              </w14:checkbox>
            </w:sdtPr>
            <w:sdtContent>
              <w:p w14:paraId="0868538B" w14:textId="77777777" w:rsidR="00F927AE" w:rsidRPr="004C6EAF" w:rsidRDefault="00F927AE">
                <w:pPr>
                  <w:spacing w:after="0" w:line="240" w:lineRule="auto"/>
                  <w:rPr>
                    <w:rFonts w:cstheme="minorHAnsi"/>
                    <w:sz w:val="20"/>
                    <w:szCs w:val="20"/>
                  </w:rPr>
                </w:pPr>
                <w:r w:rsidRPr="004C6EAF">
                  <w:rPr>
                    <w:rFonts w:ascii="MS Gothic" w:eastAsia="MS Gothic" w:hAnsi="MS Gothic" w:cstheme="minorHAnsi" w:hint="eastAsia"/>
                    <w:sz w:val="20"/>
                    <w:szCs w:val="20"/>
                  </w:rPr>
                  <w:t>☐</w:t>
                </w:r>
              </w:p>
            </w:sdtContent>
          </w:sdt>
          <w:p w14:paraId="2559C2E8" w14:textId="77777777" w:rsidR="00F927AE" w:rsidRPr="004C6EAF" w:rsidRDefault="00F927AE">
            <w:pPr>
              <w:spacing w:after="0" w:line="240" w:lineRule="auto"/>
              <w:rPr>
                <w:rFonts w:cstheme="minorHAnsi"/>
                <w:bCs/>
                <w:sz w:val="20"/>
                <w:szCs w:val="20"/>
              </w:rPr>
            </w:pPr>
          </w:p>
        </w:tc>
        <w:tc>
          <w:tcPr>
            <w:tcW w:w="6237" w:type="dxa"/>
            <w:tcBorders>
              <w:top w:val="single" w:sz="4" w:space="0" w:color="FFFFFF" w:themeColor="background1"/>
              <w:left w:val="single" w:sz="4" w:space="0" w:color="FFFFFF" w:themeColor="background1"/>
              <w:bottom w:val="single" w:sz="4" w:space="0" w:color="FFFFFF" w:themeColor="background1"/>
            </w:tcBorders>
          </w:tcPr>
          <w:p w14:paraId="7F96F5BA" w14:textId="77777777" w:rsidR="00F927AE" w:rsidRPr="004C6EAF" w:rsidRDefault="00F927AE">
            <w:pPr>
              <w:spacing w:after="0" w:line="240" w:lineRule="auto"/>
              <w:rPr>
                <w:rFonts w:cstheme="minorHAnsi"/>
                <w:sz w:val="20"/>
                <w:szCs w:val="20"/>
              </w:rPr>
            </w:pPr>
            <w:r w:rsidRPr="004C6EAF">
              <w:rPr>
                <w:rFonts w:cstheme="minorHAnsi"/>
                <w:sz w:val="20"/>
                <w:szCs w:val="20"/>
              </w:rPr>
              <w:t>Category 4</w:t>
            </w:r>
            <w:r w:rsidRPr="004C6EAF">
              <w:rPr>
                <w:rFonts w:cstheme="minorHAnsi"/>
                <w:bCs/>
                <w:sz w:val="20"/>
                <w:szCs w:val="20"/>
              </w:rPr>
              <w:t xml:space="preserve"> Operational Support Services - Human Research Ethics Committees</w:t>
            </w:r>
          </w:p>
        </w:tc>
      </w:tr>
      <w:tr w:rsidR="00F927AE" w:rsidRPr="004C6EAF" w14:paraId="5641B787" w14:textId="77777777" w:rsidTr="0051210B">
        <w:trPr>
          <w:trHeight w:val="333"/>
        </w:trPr>
        <w:tc>
          <w:tcPr>
            <w:tcW w:w="2405" w:type="dxa"/>
            <w:vMerge/>
            <w:shd w:val="clear" w:color="auto" w:fill="D7D8D8"/>
          </w:tcPr>
          <w:p w14:paraId="72268479" w14:textId="77777777" w:rsidR="00F927AE" w:rsidRPr="004C6EAF" w:rsidRDefault="00F927AE">
            <w:pPr>
              <w:spacing w:after="0"/>
              <w:rPr>
                <w:rFonts w:cstheme="minorHAnsi"/>
                <w:b/>
                <w:sz w:val="20"/>
                <w:szCs w:val="20"/>
              </w:rPr>
            </w:pPr>
          </w:p>
        </w:tc>
        <w:tc>
          <w:tcPr>
            <w:tcW w:w="567" w:type="dxa"/>
            <w:tcBorders>
              <w:top w:val="single" w:sz="4" w:space="0" w:color="FFFFFF" w:themeColor="background1"/>
              <w:bottom w:val="nil"/>
              <w:right w:val="single" w:sz="4" w:space="0" w:color="FFFFFF" w:themeColor="background1"/>
            </w:tcBorders>
          </w:tcPr>
          <w:sdt>
            <w:sdtPr>
              <w:rPr>
                <w:rFonts w:cstheme="minorHAnsi"/>
                <w:sz w:val="20"/>
                <w:szCs w:val="20"/>
              </w:rPr>
              <w:id w:val="1295711061"/>
              <w14:checkbox>
                <w14:checked w14:val="0"/>
                <w14:checkedState w14:val="2612" w14:font="MS Gothic"/>
                <w14:uncheckedState w14:val="2610" w14:font="MS Gothic"/>
              </w14:checkbox>
            </w:sdtPr>
            <w:sdtContent>
              <w:p w14:paraId="4AB4FF02" w14:textId="77777777" w:rsidR="00F927AE" w:rsidRPr="004C6EAF" w:rsidRDefault="00F927AE">
                <w:pPr>
                  <w:spacing w:after="0" w:line="240" w:lineRule="auto"/>
                  <w:rPr>
                    <w:rFonts w:cstheme="minorHAnsi"/>
                    <w:sz w:val="20"/>
                    <w:szCs w:val="20"/>
                  </w:rPr>
                </w:pPr>
                <w:r w:rsidRPr="004C6EAF">
                  <w:rPr>
                    <w:rFonts w:ascii="MS Gothic" w:eastAsia="MS Gothic" w:hAnsi="MS Gothic" w:cstheme="minorHAnsi" w:hint="eastAsia"/>
                    <w:sz w:val="20"/>
                    <w:szCs w:val="20"/>
                  </w:rPr>
                  <w:t>☐</w:t>
                </w:r>
              </w:p>
            </w:sdtContent>
          </w:sdt>
          <w:p w14:paraId="1CA7BCAE" w14:textId="77777777" w:rsidR="00F927AE" w:rsidRPr="004C6EAF" w:rsidRDefault="00F927AE">
            <w:pPr>
              <w:spacing w:after="0" w:line="240" w:lineRule="auto"/>
              <w:rPr>
                <w:rFonts w:cstheme="minorHAnsi"/>
                <w:bCs/>
                <w:sz w:val="20"/>
                <w:szCs w:val="20"/>
              </w:rPr>
            </w:pPr>
          </w:p>
        </w:tc>
        <w:tc>
          <w:tcPr>
            <w:tcW w:w="6237" w:type="dxa"/>
            <w:tcBorders>
              <w:top w:val="single" w:sz="4" w:space="0" w:color="FFFFFF" w:themeColor="background1"/>
              <w:left w:val="single" w:sz="4" w:space="0" w:color="FFFFFF" w:themeColor="background1"/>
              <w:bottom w:val="nil"/>
            </w:tcBorders>
          </w:tcPr>
          <w:p w14:paraId="69FE2797" w14:textId="77777777" w:rsidR="00F927AE" w:rsidRPr="004C6EAF" w:rsidRDefault="00F927AE">
            <w:pPr>
              <w:spacing w:after="0" w:line="240" w:lineRule="auto"/>
              <w:rPr>
                <w:rFonts w:cstheme="minorHAnsi"/>
                <w:sz w:val="20"/>
                <w:szCs w:val="20"/>
              </w:rPr>
            </w:pPr>
            <w:commentRangeStart w:id="16"/>
            <w:r w:rsidRPr="004C6EAF">
              <w:rPr>
                <w:rFonts w:cstheme="minorHAnsi"/>
                <w:sz w:val="20"/>
                <w:szCs w:val="20"/>
              </w:rPr>
              <w:t xml:space="preserve">Category 5 </w:t>
            </w:r>
            <w:r w:rsidRPr="004C6EAF">
              <w:rPr>
                <w:rFonts w:cstheme="minorHAnsi"/>
                <w:bCs/>
                <w:sz w:val="20"/>
                <w:szCs w:val="20"/>
              </w:rPr>
              <w:t>Operational Support Services - Data Management</w:t>
            </w:r>
            <w:commentRangeEnd w:id="16"/>
            <w:r w:rsidR="001826DB" w:rsidRPr="004C6EAF">
              <w:rPr>
                <w:rStyle w:val="CommentReference"/>
                <w:rFonts w:cstheme="minorHAnsi"/>
                <w:sz w:val="20"/>
                <w:szCs w:val="20"/>
              </w:rPr>
              <w:commentReference w:id="16"/>
            </w:r>
          </w:p>
        </w:tc>
      </w:tr>
      <w:tr w:rsidR="00F927AE" w:rsidRPr="004C6EAF" w14:paraId="0DDF4688" w14:textId="77777777" w:rsidTr="0051210B">
        <w:trPr>
          <w:trHeight w:val="93"/>
        </w:trPr>
        <w:tc>
          <w:tcPr>
            <w:tcW w:w="2405" w:type="dxa"/>
            <w:vMerge/>
            <w:shd w:val="clear" w:color="auto" w:fill="D7D8D8"/>
          </w:tcPr>
          <w:p w14:paraId="322A908F" w14:textId="77777777" w:rsidR="00F927AE" w:rsidRPr="004C6EAF" w:rsidRDefault="00F927AE">
            <w:pPr>
              <w:spacing w:after="0"/>
              <w:rPr>
                <w:rFonts w:cstheme="minorHAnsi"/>
                <w:b/>
                <w:sz w:val="20"/>
                <w:szCs w:val="20"/>
              </w:rPr>
            </w:pPr>
          </w:p>
        </w:tc>
        <w:tc>
          <w:tcPr>
            <w:tcW w:w="567" w:type="dxa"/>
            <w:tcBorders>
              <w:top w:val="nil"/>
              <w:bottom w:val="single" w:sz="4" w:space="0" w:color="FFFFFF" w:themeColor="background1"/>
              <w:right w:val="single" w:sz="4" w:space="0" w:color="FFFFFF" w:themeColor="background1"/>
            </w:tcBorders>
          </w:tcPr>
          <w:sdt>
            <w:sdtPr>
              <w:rPr>
                <w:rFonts w:cstheme="minorHAnsi"/>
                <w:sz w:val="20"/>
                <w:szCs w:val="20"/>
              </w:rPr>
              <w:id w:val="223411686"/>
              <w14:checkbox>
                <w14:checked w14:val="0"/>
                <w14:checkedState w14:val="2612" w14:font="MS Gothic"/>
                <w14:uncheckedState w14:val="2610" w14:font="MS Gothic"/>
              </w14:checkbox>
            </w:sdtPr>
            <w:sdtContent>
              <w:p w14:paraId="25F8819D" w14:textId="77777777" w:rsidR="00F927AE" w:rsidRPr="004C6EAF" w:rsidRDefault="00F927AE">
                <w:pPr>
                  <w:spacing w:after="0" w:line="240" w:lineRule="auto"/>
                  <w:rPr>
                    <w:rFonts w:cstheme="minorHAnsi"/>
                    <w:sz w:val="20"/>
                    <w:szCs w:val="20"/>
                  </w:rPr>
                </w:pPr>
                <w:r w:rsidRPr="004C6EAF">
                  <w:rPr>
                    <w:rFonts w:ascii="MS Gothic" w:eastAsia="MS Gothic" w:hAnsi="MS Gothic" w:cstheme="minorHAnsi" w:hint="eastAsia"/>
                    <w:sz w:val="20"/>
                    <w:szCs w:val="20"/>
                  </w:rPr>
                  <w:t>☐</w:t>
                </w:r>
              </w:p>
            </w:sdtContent>
          </w:sdt>
          <w:p w14:paraId="49911856" w14:textId="77777777" w:rsidR="00F927AE" w:rsidRPr="004C6EAF" w:rsidRDefault="00F927AE">
            <w:pPr>
              <w:spacing w:after="0" w:line="240" w:lineRule="auto"/>
              <w:rPr>
                <w:rFonts w:cstheme="minorHAnsi"/>
                <w:bCs/>
                <w:sz w:val="20"/>
                <w:szCs w:val="20"/>
              </w:rPr>
            </w:pPr>
          </w:p>
        </w:tc>
        <w:tc>
          <w:tcPr>
            <w:tcW w:w="6237" w:type="dxa"/>
            <w:tcBorders>
              <w:top w:val="nil"/>
              <w:left w:val="single" w:sz="4" w:space="0" w:color="FFFFFF" w:themeColor="background1"/>
              <w:bottom w:val="single" w:sz="4" w:space="0" w:color="FFFFFF" w:themeColor="background1"/>
            </w:tcBorders>
          </w:tcPr>
          <w:p w14:paraId="5E5F6CD6" w14:textId="77777777" w:rsidR="00F927AE" w:rsidRPr="004C6EAF" w:rsidRDefault="00F927AE">
            <w:pPr>
              <w:spacing w:after="0" w:line="240" w:lineRule="auto"/>
              <w:rPr>
                <w:rFonts w:cstheme="minorHAnsi"/>
                <w:sz w:val="20"/>
                <w:szCs w:val="20"/>
              </w:rPr>
            </w:pPr>
            <w:r w:rsidRPr="004C6EAF">
              <w:rPr>
                <w:rFonts w:cstheme="minorHAnsi"/>
                <w:sz w:val="20"/>
                <w:szCs w:val="20"/>
              </w:rPr>
              <w:t xml:space="preserve">Category 6 </w:t>
            </w:r>
            <w:r w:rsidRPr="004C6EAF">
              <w:rPr>
                <w:rFonts w:cstheme="minorHAnsi"/>
                <w:bCs/>
                <w:sz w:val="20"/>
                <w:szCs w:val="20"/>
              </w:rPr>
              <w:t>Operational Support Services - Editorial and Writing</w:t>
            </w:r>
          </w:p>
        </w:tc>
      </w:tr>
      <w:tr w:rsidR="00F927AE" w:rsidRPr="004C6EAF" w14:paraId="1F44F64F" w14:textId="77777777" w:rsidTr="0051210B">
        <w:trPr>
          <w:trHeight w:val="229"/>
        </w:trPr>
        <w:tc>
          <w:tcPr>
            <w:tcW w:w="2405" w:type="dxa"/>
            <w:vMerge/>
            <w:shd w:val="clear" w:color="auto" w:fill="D7D8D8"/>
          </w:tcPr>
          <w:p w14:paraId="49A17B64" w14:textId="77777777" w:rsidR="00F927AE" w:rsidRPr="004C6EAF" w:rsidRDefault="00F927AE">
            <w:pPr>
              <w:spacing w:after="0"/>
              <w:rPr>
                <w:rFonts w:cstheme="minorHAnsi"/>
                <w:b/>
                <w:sz w:val="20"/>
                <w:szCs w:val="20"/>
              </w:rPr>
            </w:pPr>
          </w:p>
        </w:tc>
        <w:tc>
          <w:tcPr>
            <w:tcW w:w="567" w:type="dxa"/>
            <w:tcBorders>
              <w:top w:val="single" w:sz="4" w:space="0" w:color="FFFFFF" w:themeColor="background1"/>
              <w:bottom w:val="single" w:sz="4" w:space="0" w:color="FFFFFF" w:themeColor="background1"/>
              <w:right w:val="single" w:sz="4" w:space="0" w:color="FFFFFF" w:themeColor="background1"/>
            </w:tcBorders>
          </w:tcPr>
          <w:sdt>
            <w:sdtPr>
              <w:rPr>
                <w:rFonts w:cstheme="minorHAnsi"/>
                <w:sz w:val="20"/>
                <w:szCs w:val="20"/>
              </w:rPr>
              <w:id w:val="2002470868"/>
              <w14:checkbox>
                <w14:checked w14:val="1"/>
                <w14:checkedState w14:val="2612" w14:font="MS Gothic"/>
                <w14:uncheckedState w14:val="2610" w14:font="MS Gothic"/>
              </w14:checkbox>
            </w:sdtPr>
            <w:sdtContent>
              <w:p w14:paraId="530776B5" w14:textId="1A6F3233" w:rsidR="00F927AE" w:rsidRPr="004C6EAF" w:rsidRDefault="00FB6B4F">
                <w:pPr>
                  <w:spacing w:after="0" w:line="240" w:lineRule="auto"/>
                  <w:rPr>
                    <w:rFonts w:cstheme="minorHAnsi"/>
                    <w:sz w:val="20"/>
                    <w:szCs w:val="20"/>
                  </w:rPr>
                </w:pPr>
                <w:ins w:id="17" w:author="LEOW,Mei" w:date="2026-01-27T12:49:00Z" w16du:dateUtc="2026-01-27T01:49:00Z">
                  <w:r>
                    <w:rPr>
                      <w:rFonts w:ascii="MS Gothic" w:eastAsia="MS Gothic" w:hAnsi="MS Gothic" w:cstheme="minorHAnsi" w:hint="eastAsia"/>
                      <w:sz w:val="20"/>
                      <w:szCs w:val="20"/>
                    </w:rPr>
                    <w:t>☒</w:t>
                  </w:r>
                </w:ins>
                <w:del w:id="18" w:author="LEOW,Mei" w:date="2026-01-27T12:49:00Z" w16du:dateUtc="2026-01-27T01:49:00Z">
                  <w:r w:rsidR="00F927AE" w:rsidRPr="004C6EAF" w:rsidDel="00FB6B4F">
                    <w:rPr>
                      <w:rFonts w:ascii="MS Gothic" w:eastAsia="MS Gothic" w:hAnsi="MS Gothic" w:cstheme="minorHAnsi" w:hint="eastAsia"/>
                      <w:sz w:val="20"/>
                      <w:szCs w:val="20"/>
                    </w:rPr>
                    <w:delText>☐</w:delText>
                  </w:r>
                </w:del>
              </w:p>
            </w:sdtContent>
          </w:sdt>
          <w:p w14:paraId="6061CD40" w14:textId="77777777" w:rsidR="00F927AE" w:rsidRPr="004C6EAF" w:rsidRDefault="00F927AE">
            <w:pPr>
              <w:spacing w:after="0" w:line="240" w:lineRule="auto"/>
              <w:rPr>
                <w:rFonts w:cstheme="minorHAnsi"/>
                <w:bCs/>
                <w:sz w:val="20"/>
                <w:szCs w:val="20"/>
              </w:rPr>
            </w:pPr>
          </w:p>
        </w:tc>
        <w:tc>
          <w:tcPr>
            <w:tcW w:w="6237" w:type="dxa"/>
            <w:tcBorders>
              <w:top w:val="single" w:sz="4" w:space="0" w:color="FFFFFF" w:themeColor="background1"/>
              <w:left w:val="single" w:sz="4" w:space="0" w:color="FFFFFF" w:themeColor="background1"/>
              <w:bottom w:val="single" w:sz="4" w:space="0" w:color="FFFFFF" w:themeColor="background1"/>
            </w:tcBorders>
          </w:tcPr>
          <w:p w14:paraId="230C05BD" w14:textId="77777777" w:rsidR="00F927AE" w:rsidRPr="004C6EAF" w:rsidRDefault="00F927AE">
            <w:pPr>
              <w:spacing w:after="0" w:line="240" w:lineRule="auto"/>
              <w:rPr>
                <w:rFonts w:cstheme="minorHAnsi"/>
                <w:bCs/>
                <w:sz w:val="20"/>
                <w:szCs w:val="20"/>
              </w:rPr>
            </w:pPr>
            <w:commentRangeStart w:id="19"/>
            <w:r w:rsidRPr="004C6EAF">
              <w:rPr>
                <w:rFonts w:cstheme="minorHAnsi"/>
                <w:sz w:val="20"/>
                <w:szCs w:val="20"/>
              </w:rPr>
              <w:t xml:space="preserve">Category 7 </w:t>
            </w:r>
            <w:r w:rsidRPr="004C6EAF">
              <w:rPr>
                <w:rFonts w:cstheme="minorHAnsi"/>
                <w:bCs/>
                <w:sz w:val="20"/>
                <w:szCs w:val="20"/>
              </w:rPr>
              <w:t xml:space="preserve">Operational Support Services - Quality Assurance and Peer Review </w:t>
            </w:r>
            <w:commentRangeEnd w:id="19"/>
            <w:r w:rsidR="00E94E02" w:rsidRPr="004C6EAF">
              <w:rPr>
                <w:rStyle w:val="CommentReference"/>
                <w:rFonts w:cstheme="minorHAnsi"/>
                <w:bCs/>
                <w:sz w:val="20"/>
                <w:szCs w:val="20"/>
              </w:rPr>
              <w:commentReference w:id="19"/>
            </w:r>
          </w:p>
        </w:tc>
      </w:tr>
      <w:tr w:rsidR="00F927AE" w:rsidRPr="004C6EAF" w14:paraId="210B8D7D" w14:textId="77777777" w:rsidTr="0051210B">
        <w:trPr>
          <w:trHeight w:val="70"/>
        </w:trPr>
        <w:tc>
          <w:tcPr>
            <w:tcW w:w="2405" w:type="dxa"/>
            <w:vMerge/>
            <w:tcBorders>
              <w:bottom w:val="single" w:sz="4" w:space="0" w:color="auto"/>
            </w:tcBorders>
            <w:shd w:val="clear" w:color="auto" w:fill="D7D8D8"/>
          </w:tcPr>
          <w:p w14:paraId="33A9F597" w14:textId="77777777" w:rsidR="00F927AE" w:rsidRPr="004C6EAF" w:rsidRDefault="00F927AE">
            <w:pPr>
              <w:spacing w:after="0"/>
              <w:rPr>
                <w:rFonts w:cstheme="minorHAnsi"/>
                <w:b/>
                <w:sz w:val="20"/>
                <w:szCs w:val="20"/>
              </w:rPr>
            </w:pPr>
          </w:p>
        </w:tc>
        <w:tc>
          <w:tcPr>
            <w:tcW w:w="567" w:type="dxa"/>
            <w:tcBorders>
              <w:top w:val="single" w:sz="4" w:space="0" w:color="FFFFFF" w:themeColor="background1"/>
              <w:bottom w:val="single" w:sz="4" w:space="0" w:color="auto"/>
              <w:right w:val="single" w:sz="4" w:space="0" w:color="FFFFFF" w:themeColor="background1"/>
            </w:tcBorders>
          </w:tcPr>
          <w:sdt>
            <w:sdtPr>
              <w:rPr>
                <w:rFonts w:cstheme="minorHAnsi"/>
                <w:sz w:val="20"/>
                <w:szCs w:val="20"/>
              </w:rPr>
              <w:id w:val="1874493187"/>
              <w14:checkbox>
                <w14:checked w14:val="0"/>
                <w14:checkedState w14:val="2612" w14:font="MS Gothic"/>
                <w14:uncheckedState w14:val="2610" w14:font="MS Gothic"/>
              </w14:checkbox>
            </w:sdtPr>
            <w:sdtContent>
              <w:p w14:paraId="1A3F60DF" w14:textId="77777777" w:rsidR="00F927AE" w:rsidRPr="004C6EAF" w:rsidRDefault="00F927AE">
                <w:pPr>
                  <w:spacing w:after="0" w:line="240" w:lineRule="auto"/>
                  <w:rPr>
                    <w:rFonts w:cstheme="minorHAnsi"/>
                    <w:sz w:val="20"/>
                    <w:szCs w:val="20"/>
                  </w:rPr>
                </w:pPr>
                <w:r w:rsidRPr="004C6EAF">
                  <w:rPr>
                    <w:rFonts w:ascii="MS Gothic" w:eastAsia="MS Gothic" w:hAnsi="MS Gothic" w:cstheme="minorHAnsi" w:hint="eastAsia"/>
                    <w:sz w:val="20"/>
                    <w:szCs w:val="20"/>
                  </w:rPr>
                  <w:t>☐</w:t>
                </w:r>
              </w:p>
            </w:sdtContent>
          </w:sdt>
          <w:p w14:paraId="0C741BA3" w14:textId="77777777" w:rsidR="00F927AE" w:rsidRPr="004C6EAF" w:rsidRDefault="00F927AE">
            <w:pPr>
              <w:spacing w:after="0" w:line="240" w:lineRule="auto"/>
              <w:rPr>
                <w:rFonts w:cstheme="minorHAnsi"/>
                <w:bCs/>
                <w:sz w:val="20"/>
                <w:szCs w:val="20"/>
              </w:rPr>
            </w:pPr>
          </w:p>
        </w:tc>
        <w:tc>
          <w:tcPr>
            <w:tcW w:w="6237" w:type="dxa"/>
            <w:tcBorders>
              <w:top w:val="single" w:sz="4" w:space="0" w:color="FFFFFF" w:themeColor="background1"/>
              <w:left w:val="single" w:sz="4" w:space="0" w:color="FFFFFF" w:themeColor="background1"/>
              <w:bottom w:val="single" w:sz="4" w:space="0" w:color="auto"/>
            </w:tcBorders>
          </w:tcPr>
          <w:p w14:paraId="5D5500C6" w14:textId="77777777" w:rsidR="00F927AE" w:rsidRPr="004C6EAF" w:rsidRDefault="00F927AE">
            <w:pPr>
              <w:spacing w:after="0" w:line="240" w:lineRule="auto"/>
              <w:rPr>
                <w:rFonts w:cstheme="minorHAnsi"/>
                <w:sz w:val="20"/>
                <w:szCs w:val="20"/>
              </w:rPr>
            </w:pPr>
            <w:r w:rsidRPr="004C6EAF">
              <w:rPr>
                <w:rFonts w:cstheme="minorHAnsi"/>
                <w:sz w:val="20"/>
                <w:szCs w:val="20"/>
              </w:rPr>
              <w:t xml:space="preserve">Category 8 </w:t>
            </w:r>
            <w:r w:rsidRPr="004C6EAF">
              <w:rPr>
                <w:rFonts w:cstheme="minorHAnsi"/>
                <w:bCs/>
                <w:sz w:val="20"/>
                <w:szCs w:val="20"/>
              </w:rPr>
              <w:t>User-Centred Design Services – for research services</w:t>
            </w:r>
          </w:p>
        </w:tc>
      </w:tr>
      <w:tr w:rsidR="00F927AE" w:rsidRPr="004C6EAF" w14:paraId="7B656E88" w14:textId="77777777">
        <w:tc>
          <w:tcPr>
            <w:tcW w:w="2405" w:type="dxa"/>
          </w:tcPr>
          <w:p w14:paraId="533FBAEB" w14:textId="77777777" w:rsidR="00F927AE" w:rsidRPr="004C6EAF" w:rsidRDefault="00F927AE">
            <w:pPr>
              <w:rPr>
                <w:rFonts w:cstheme="minorHAnsi"/>
                <w:b/>
                <w:sz w:val="20"/>
                <w:szCs w:val="20"/>
              </w:rPr>
            </w:pPr>
            <w:r w:rsidRPr="004C6EAF">
              <w:rPr>
                <w:rFonts w:cstheme="minorHAnsi"/>
                <w:sz w:val="20"/>
                <w:szCs w:val="20"/>
              </w:rPr>
              <w:br w:type="page"/>
            </w:r>
            <w:r w:rsidRPr="004C6EAF">
              <w:rPr>
                <w:rFonts w:cstheme="minorHAnsi"/>
                <w:sz w:val="20"/>
                <w:szCs w:val="20"/>
              </w:rPr>
              <w:br w:type="page"/>
            </w:r>
            <w:r w:rsidRPr="004C6EAF">
              <w:rPr>
                <w:rFonts w:cstheme="minorHAnsi"/>
                <w:b/>
                <w:sz w:val="20"/>
                <w:szCs w:val="20"/>
              </w:rPr>
              <w:t>Department contact details for RFQ</w:t>
            </w:r>
          </w:p>
        </w:tc>
        <w:tc>
          <w:tcPr>
            <w:tcW w:w="6804" w:type="dxa"/>
            <w:gridSpan w:val="2"/>
          </w:tcPr>
          <w:p w14:paraId="4EF2A04A" w14:textId="030C8960" w:rsidR="00F927AE" w:rsidRPr="004C6EAF" w:rsidRDefault="00F927AE">
            <w:pPr>
              <w:spacing w:after="0"/>
              <w:rPr>
                <w:rFonts w:cstheme="minorHAnsi"/>
                <w:b/>
                <w:i/>
                <w:sz w:val="20"/>
                <w:szCs w:val="20"/>
              </w:rPr>
            </w:pPr>
            <w:commentRangeStart w:id="20"/>
            <w:r w:rsidRPr="004C6EAF">
              <w:rPr>
                <w:rFonts w:cstheme="minorHAnsi"/>
                <w:b/>
                <w:sz w:val="20"/>
                <w:szCs w:val="20"/>
              </w:rPr>
              <w:t xml:space="preserve">Contact: </w:t>
            </w:r>
            <w:del w:id="21" w:author="LEOW,Mei" w:date="2026-01-27T14:10:00Z" w16du:dateUtc="2026-01-27T03:10:00Z">
              <w:r w:rsidRPr="004C6EAF" w:rsidDel="00344B13">
                <w:rPr>
                  <w:rFonts w:cstheme="minorHAnsi"/>
                  <w:sz w:val="20"/>
                  <w:szCs w:val="20"/>
                  <w:highlight w:val="yellow"/>
                </w:rPr>
                <w:delText>[insert – team name preferred]</w:delText>
              </w:r>
            </w:del>
            <w:ins w:id="22" w:author="LEOW,Mei" w:date="2026-01-27T14:10:00Z" w16du:dateUtc="2026-01-27T03:10:00Z">
              <w:r w:rsidR="00344B13">
                <w:rPr>
                  <w:rFonts w:cstheme="minorHAnsi"/>
                  <w:sz w:val="20"/>
                  <w:szCs w:val="20"/>
                </w:rPr>
                <w:t>Skills Taxonomies team, Jobs and Skills Australia</w:t>
              </w:r>
            </w:ins>
          </w:p>
          <w:p w14:paraId="4CFC0555" w14:textId="55C28540" w:rsidR="00F927AE" w:rsidRPr="004C6EAF" w:rsidRDefault="00F927AE">
            <w:pPr>
              <w:spacing w:after="0"/>
              <w:ind w:left="459" w:hanging="459"/>
              <w:rPr>
                <w:rFonts w:cstheme="minorHAnsi"/>
                <w:bCs/>
                <w:i/>
                <w:iCs/>
                <w:sz w:val="20"/>
                <w:szCs w:val="20"/>
                <w:highlight w:val="yellow"/>
              </w:rPr>
            </w:pPr>
            <w:r w:rsidRPr="004C6EAF">
              <w:rPr>
                <w:rFonts w:cstheme="minorHAnsi"/>
                <w:b/>
                <w:sz w:val="20"/>
                <w:szCs w:val="20"/>
              </w:rPr>
              <w:t xml:space="preserve">Email: </w:t>
            </w:r>
            <w:del w:id="23" w:author="LEOW,Mei" w:date="2026-01-27T14:10:00Z" w16du:dateUtc="2026-01-27T03:10:00Z">
              <w:r w:rsidRPr="00344B13" w:rsidDel="00344B13">
                <w:rPr>
                  <w:rFonts w:cstheme="minorHAnsi"/>
                  <w:sz w:val="20"/>
                  <w:szCs w:val="20"/>
                </w:rPr>
                <w:delText>[insert – team inbox preferred]</w:delText>
              </w:r>
            </w:del>
            <w:ins w:id="24" w:author="LEOW,Mei" w:date="2026-01-27T14:10:00Z" w16du:dateUtc="2026-01-27T03:10:00Z">
              <w:r w:rsidR="00344B13" w:rsidRPr="00344B13">
                <w:rPr>
                  <w:rFonts w:cstheme="minorHAnsi"/>
                  <w:sz w:val="20"/>
                  <w:szCs w:val="20"/>
                </w:rPr>
                <w:t>NationalSkillsTaxon</w:t>
              </w:r>
            </w:ins>
            <w:ins w:id="25" w:author="LEOW,Mei" w:date="2026-01-27T14:11:00Z" w16du:dateUtc="2026-01-27T03:11:00Z">
              <w:r w:rsidR="00344B13" w:rsidRPr="00344B13">
                <w:rPr>
                  <w:rFonts w:cstheme="minorHAnsi"/>
                  <w:sz w:val="20"/>
                  <w:szCs w:val="20"/>
                </w:rPr>
                <w:t>omy@jobsandskills.gov.au</w:t>
              </w:r>
              <w:commentRangeEnd w:id="20"/>
              <w:r w:rsidR="00344B13" w:rsidRPr="004C6EAF">
                <w:rPr>
                  <w:rStyle w:val="CommentReference"/>
                  <w:rFonts w:cstheme="minorHAnsi"/>
                  <w:bCs/>
                  <w:i/>
                  <w:iCs/>
                  <w:sz w:val="20"/>
                  <w:szCs w:val="20"/>
                  <w:highlight w:val="yellow"/>
                </w:rPr>
                <w:commentReference w:id="20"/>
              </w:r>
            </w:ins>
          </w:p>
        </w:tc>
      </w:tr>
    </w:tbl>
    <w:p w14:paraId="29CE7BDA" w14:textId="40FB6497" w:rsidR="00F927AE" w:rsidRDefault="00F927AE" w:rsidP="00F927AE"/>
    <w:p w14:paraId="69E51ED7" w14:textId="77777777" w:rsidR="00F927AE" w:rsidRDefault="00F927AE" w:rsidP="00F927AE">
      <w:pPr>
        <w:pStyle w:val="Heading2"/>
      </w:pPr>
      <w:r>
        <w:t>Department requirements for this RFQ</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843"/>
        <w:gridCol w:w="7229"/>
      </w:tblGrid>
      <w:tr w:rsidR="00F927AE" w:rsidRPr="00F927AE" w14:paraId="75DA89FD" w14:textId="77777777" w:rsidTr="1559729C">
        <w:trPr>
          <w:tblHeader/>
        </w:trPr>
        <w:tc>
          <w:tcPr>
            <w:tcW w:w="704" w:type="dxa"/>
            <w:shd w:val="clear" w:color="auto" w:fill="404046"/>
          </w:tcPr>
          <w:p w14:paraId="47E2194A" w14:textId="77777777" w:rsidR="00F927AE" w:rsidRPr="00F927AE" w:rsidRDefault="00F927AE">
            <w:pPr>
              <w:pStyle w:val="MEBasic1"/>
              <w:numPr>
                <w:ilvl w:val="0"/>
                <w:numId w:val="0"/>
              </w:numPr>
              <w:tabs>
                <w:tab w:val="left" w:pos="426"/>
              </w:tabs>
              <w:ind w:right="34"/>
              <w:rPr>
                <w:rFonts w:asciiTheme="minorHAnsi" w:hAnsiTheme="minorHAnsi" w:cstheme="minorHAnsi"/>
                <w:b/>
                <w:bCs/>
                <w:color w:val="FFFFFF" w:themeColor="background1"/>
                <w:sz w:val="20"/>
                <w:szCs w:val="20"/>
              </w:rPr>
            </w:pPr>
            <w:r w:rsidRPr="00F927AE">
              <w:rPr>
                <w:rFonts w:asciiTheme="minorHAnsi" w:hAnsiTheme="minorHAnsi" w:cstheme="minorHAnsi"/>
                <w:b/>
                <w:bCs/>
                <w:color w:val="FFFFFF" w:themeColor="background1"/>
                <w:sz w:val="20"/>
                <w:szCs w:val="20"/>
              </w:rPr>
              <w:t>Item no.</w:t>
            </w:r>
          </w:p>
        </w:tc>
        <w:tc>
          <w:tcPr>
            <w:tcW w:w="1843" w:type="dxa"/>
            <w:shd w:val="clear" w:color="auto" w:fill="404046"/>
          </w:tcPr>
          <w:p w14:paraId="47F10E0A" w14:textId="77777777" w:rsidR="00F927AE" w:rsidRPr="00F927AE" w:rsidRDefault="00F927AE">
            <w:pPr>
              <w:rPr>
                <w:rFonts w:cstheme="minorHAnsi"/>
                <w:b/>
                <w:bCs/>
                <w:color w:val="FFFFFF" w:themeColor="background1"/>
                <w:sz w:val="20"/>
                <w:szCs w:val="20"/>
              </w:rPr>
            </w:pPr>
            <w:r w:rsidRPr="00F927AE">
              <w:rPr>
                <w:rFonts w:cstheme="minorHAnsi"/>
                <w:b/>
                <w:bCs/>
                <w:color w:val="FFFFFF" w:themeColor="background1"/>
                <w:sz w:val="20"/>
                <w:szCs w:val="20"/>
              </w:rPr>
              <w:t>Description</w:t>
            </w:r>
          </w:p>
        </w:tc>
        <w:tc>
          <w:tcPr>
            <w:tcW w:w="7229" w:type="dxa"/>
            <w:shd w:val="clear" w:color="auto" w:fill="404046"/>
          </w:tcPr>
          <w:p w14:paraId="05B46D87" w14:textId="77777777" w:rsidR="00F927AE" w:rsidRPr="00F927AE" w:rsidRDefault="00F927AE">
            <w:pPr>
              <w:rPr>
                <w:rFonts w:cstheme="minorHAnsi"/>
                <w:b/>
                <w:bCs/>
                <w:color w:val="FFFFFF" w:themeColor="background1"/>
                <w:sz w:val="20"/>
                <w:szCs w:val="20"/>
              </w:rPr>
            </w:pPr>
            <w:r w:rsidRPr="00F927AE">
              <w:rPr>
                <w:rFonts w:cstheme="minorHAnsi"/>
                <w:b/>
                <w:bCs/>
                <w:color w:val="FFFFFF" w:themeColor="background1"/>
                <w:sz w:val="20"/>
                <w:szCs w:val="20"/>
              </w:rPr>
              <w:t>Details</w:t>
            </w:r>
          </w:p>
        </w:tc>
      </w:tr>
      <w:tr w:rsidR="00F927AE" w:rsidRPr="004C6EAF" w14:paraId="2E120740" w14:textId="77777777" w:rsidTr="1559729C">
        <w:tc>
          <w:tcPr>
            <w:tcW w:w="704" w:type="dxa"/>
            <w:shd w:val="clear" w:color="auto" w:fill="D7D8D8"/>
          </w:tcPr>
          <w:p w14:paraId="5BECA6B8" w14:textId="77777777" w:rsidR="00F927AE" w:rsidRPr="004C6EAF" w:rsidRDefault="00F927AE">
            <w:pPr>
              <w:pStyle w:val="MEBasic1"/>
              <w:tabs>
                <w:tab w:val="left" w:pos="426"/>
              </w:tabs>
              <w:ind w:left="-25" w:right="34" w:firstLine="25"/>
              <w:rPr>
                <w:rFonts w:asciiTheme="minorHAnsi" w:hAnsiTheme="minorHAnsi" w:cstheme="minorHAnsi"/>
                <w:b/>
                <w:bCs/>
                <w:sz w:val="20"/>
                <w:szCs w:val="20"/>
              </w:rPr>
            </w:pPr>
          </w:p>
        </w:tc>
        <w:tc>
          <w:tcPr>
            <w:tcW w:w="1843" w:type="dxa"/>
            <w:shd w:val="clear" w:color="auto" w:fill="D7D8D8"/>
          </w:tcPr>
          <w:p w14:paraId="20C4CBC5" w14:textId="77777777" w:rsidR="00F927AE" w:rsidRPr="004C6EAF" w:rsidRDefault="00F927AE">
            <w:pPr>
              <w:pStyle w:val="MEBasic1"/>
              <w:numPr>
                <w:ilvl w:val="0"/>
                <w:numId w:val="0"/>
              </w:numPr>
              <w:rPr>
                <w:rFonts w:asciiTheme="minorHAnsi" w:hAnsiTheme="minorHAnsi" w:cstheme="minorHAnsi"/>
                <w:b/>
                <w:bCs/>
                <w:sz w:val="20"/>
                <w:szCs w:val="20"/>
              </w:rPr>
            </w:pPr>
            <w:r w:rsidRPr="004C6EAF">
              <w:rPr>
                <w:rFonts w:asciiTheme="minorHAnsi" w:hAnsiTheme="minorHAnsi" w:cstheme="minorHAnsi"/>
                <w:b/>
                <w:sz w:val="20"/>
                <w:szCs w:val="20"/>
              </w:rPr>
              <w:t>Proposed Contract Period</w:t>
            </w:r>
          </w:p>
        </w:tc>
        <w:tc>
          <w:tcPr>
            <w:tcW w:w="7229" w:type="dxa"/>
          </w:tcPr>
          <w:p w14:paraId="38C9FFC3" w14:textId="72675ADF" w:rsidR="00F927AE" w:rsidRPr="0007083A" w:rsidRDefault="00F927AE">
            <w:pPr>
              <w:rPr>
                <w:rFonts w:cstheme="minorHAnsi"/>
                <w:iCs/>
                <w:sz w:val="20"/>
                <w:szCs w:val="20"/>
              </w:rPr>
            </w:pPr>
            <w:commentRangeStart w:id="26"/>
            <w:r w:rsidRPr="0007083A">
              <w:rPr>
                <w:rFonts w:cstheme="minorHAnsi"/>
                <w:iCs/>
                <w:sz w:val="20"/>
                <w:szCs w:val="20"/>
              </w:rPr>
              <w:t xml:space="preserve">Start date: </w:t>
            </w:r>
            <w:del w:id="27" w:author="LEOW,Mei" w:date="2026-01-27T14:11:00Z" w16du:dateUtc="2026-01-27T03:11:00Z">
              <w:r w:rsidRPr="0007083A" w:rsidDel="00D91B66">
                <w:rPr>
                  <w:rFonts w:cstheme="minorHAnsi"/>
                  <w:iCs/>
                  <w:sz w:val="20"/>
                  <w:szCs w:val="20"/>
                </w:rPr>
                <w:delText>[insert]</w:delText>
              </w:r>
            </w:del>
            <w:ins w:id="28" w:author="LEOW,Mei" w:date="2026-01-27T14:11:00Z" w16du:dateUtc="2026-01-27T03:11:00Z">
              <w:r w:rsidR="00D91B66" w:rsidRPr="0007083A">
                <w:rPr>
                  <w:rFonts w:cstheme="minorHAnsi"/>
                  <w:iCs/>
                  <w:sz w:val="20"/>
                  <w:szCs w:val="20"/>
                </w:rPr>
                <w:t>17 March 2026</w:t>
              </w:r>
            </w:ins>
            <w:commentRangeEnd w:id="26"/>
            <w:ins w:id="29" w:author="LEOW,Mei" w:date="2026-01-27T14:13:00Z" w16du:dateUtc="2026-01-27T03:13:00Z">
              <w:r w:rsidR="0007083A" w:rsidRPr="0007083A">
                <w:rPr>
                  <w:rStyle w:val="CommentReference"/>
                  <w:rFonts w:cstheme="minorHAnsi"/>
                  <w:iCs/>
                  <w:sz w:val="20"/>
                  <w:szCs w:val="20"/>
                </w:rPr>
                <w:commentReference w:id="26"/>
              </w:r>
            </w:ins>
          </w:p>
          <w:p w14:paraId="3865A259" w14:textId="5BDCBA97" w:rsidR="00F927AE" w:rsidRPr="004C6EAF" w:rsidRDefault="00F927AE">
            <w:pPr>
              <w:rPr>
                <w:rFonts w:cstheme="minorHAnsi"/>
                <w:iCs/>
                <w:sz w:val="20"/>
                <w:szCs w:val="20"/>
                <w:highlight w:val="yellow"/>
              </w:rPr>
            </w:pPr>
            <w:r w:rsidRPr="0007083A">
              <w:rPr>
                <w:rFonts w:cstheme="minorHAnsi"/>
                <w:iCs/>
                <w:sz w:val="20"/>
                <w:szCs w:val="20"/>
              </w:rPr>
              <w:t xml:space="preserve">End date: </w:t>
            </w:r>
            <w:commentRangeStart w:id="30"/>
            <w:del w:id="31" w:author="LEOW,Mei" w:date="2026-01-27T14:12:00Z" w16du:dateUtc="2026-01-27T03:12:00Z">
              <w:r w:rsidRPr="0007083A" w:rsidDel="0007083A">
                <w:rPr>
                  <w:rFonts w:cstheme="minorHAnsi"/>
                  <w:iCs/>
                  <w:sz w:val="20"/>
                  <w:szCs w:val="20"/>
                </w:rPr>
                <w:delText>[insert]</w:delText>
              </w:r>
            </w:del>
            <w:ins w:id="32" w:author="LEOW,Mei" w:date="2026-01-27T14:12:00Z" w16du:dateUtc="2026-01-27T03:12:00Z">
              <w:r w:rsidR="0007083A" w:rsidRPr="0007083A">
                <w:rPr>
                  <w:rFonts w:cstheme="minorHAnsi"/>
                  <w:iCs/>
                  <w:sz w:val="20"/>
                  <w:szCs w:val="20"/>
                </w:rPr>
                <w:t>28 April 2026</w:t>
              </w:r>
            </w:ins>
            <w:commentRangeEnd w:id="30"/>
            <w:ins w:id="33" w:author="LEOW,Mei" w:date="2026-01-27T14:13:00Z" w16du:dateUtc="2026-01-27T03:13:00Z">
              <w:r w:rsidR="0007083A" w:rsidRPr="004C6EAF">
                <w:rPr>
                  <w:rStyle w:val="CommentReference"/>
                  <w:rFonts w:cstheme="minorHAnsi"/>
                  <w:iCs/>
                  <w:sz w:val="20"/>
                  <w:szCs w:val="20"/>
                  <w:highlight w:val="yellow"/>
                </w:rPr>
                <w:commentReference w:id="30"/>
              </w:r>
            </w:ins>
          </w:p>
        </w:tc>
      </w:tr>
      <w:tr w:rsidR="00F927AE" w:rsidRPr="004C6EAF" w14:paraId="51DE5E42" w14:textId="77777777" w:rsidTr="1559729C">
        <w:trPr>
          <w:trHeight w:val="1415"/>
        </w:trPr>
        <w:tc>
          <w:tcPr>
            <w:tcW w:w="704" w:type="dxa"/>
            <w:shd w:val="clear" w:color="auto" w:fill="D7D8D8"/>
          </w:tcPr>
          <w:p w14:paraId="04ACF0B4" w14:textId="77777777" w:rsidR="00F927AE" w:rsidRPr="004C6EAF" w:rsidRDefault="00F927AE">
            <w:pPr>
              <w:pStyle w:val="MEBasic1"/>
              <w:tabs>
                <w:tab w:val="left" w:pos="426"/>
              </w:tabs>
              <w:ind w:left="-25" w:right="34" w:firstLine="25"/>
              <w:rPr>
                <w:rFonts w:asciiTheme="minorHAnsi" w:hAnsiTheme="minorHAnsi" w:cstheme="minorHAnsi"/>
                <w:b/>
                <w:bCs/>
                <w:sz w:val="20"/>
                <w:szCs w:val="20"/>
              </w:rPr>
            </w:pPr>
          </w:p>
        </w:tc>
        <w:tc>
          <w:tcPr>
            <w:tcW w:w="1843" w:type="dxa"/>
            <w:shd w:val="clear" w:color="auto" w:fill="D7D8D8"/>
          </w:tcPr>
          <w:p w14:paraId="799AE3AF" w14:textId="77777777" w:rsidR="00F927AE" w:rsidRPr="004C6EAF" w:rsidRDefault="00F927AE">
            <w:pPr>
              <w:pStyle w:val="MEBasic1"/>
              <w:numPr>
                <w:ilvl w:val="0"/>
                <w:numId w:val="0"/>
              </w:numPr>
              <w:rPr>
                <w:rFonts w:asciiTheme="minorHAnsi" w:hAnsiTheme="minorHAnsi" w:cstheme="minorHAnsi"/>
                <w:b/>
                <w:sz w:val="20"/>
                <w:szCs w:val="20"/>
              </w:rPr>
            </w:pPr>
            <w:r w:rsidRPr="004C6EAF">
              <w:rPr>
                <w:rFonts w:asciiTheme="minorHAnsi" w:hAnsiTheme="minorHAnsi" w:cstheme="minorHAnsi"/>
                <w:b/>
                <w:sz w:val="20"/>
                <w:szCs w:val="20"/>
              </w:rPr>
              <w:t>Contract Extension Option Period</w:t>
            </w:r>
          </w:p>
        </w:tc>
        <w:tc>
          <w:tcPr>
            <w:tcW w:w="7229" w:type="dxa"/>
          </w:tcPr>
          <w:p w14:paraId="461D968D" w14:textId="1D647F53" w:rsidR="00F927AE" w:rsidRPr="00D41F8A" w:rsidRDefault="00F927AE">
            <w:pPr>
              <w:spacing w:after="0"/>
              <w:rPr>
                <w:rFonts w:cstheme="minorHAnsi"/>
                <w:sz w:val="20"/>
                <w:szCs w:val="20"/>
              </w:rPr>
            </w:pPr>
            <w:del w:id="34" w:author="LEOW,Mei" w:date="2026-01-27T14:15:00Z" w16du:dateUtc="2026-01-27T03:15:00Z">
              <w:r w:rsidRPr="00D41F8A" w:rsidDel="00D41F8A">
                <w:rPr>
                  <w:rFonts w:cstheme="minorHAnsi"/>
                  <w:sz w:val="20"/>
                  <w:szCs w:val="20"/>
                </w:rPr>
                <w:delText>[Insert Contract Extension Option Period] {e.g. 1 period of 3 months in duration).  Otherwise insert ['Not applicable']</w:delText>
              </w:r>
            </w:del>
            <w:ins w:id="35" w:author="LEOW,Mei" w:date="2026-01-27T14:15:00Z" w16du:dateUtc="2026-01-27T03:15:00Z">
              <w:r w:rsidR="00D41F8A" w:rsidRPr="00D41F8A">
                <w:rPr>
                  <w:rFonts w:cstheme="minorHAnsi"/>
                  <w:sz w:val="20"/>
                  <w:szCs w:val="20"/>
                </w:rPr>
                <w:t xml:space="preserve">The Department may </w:t>
              </w:r>
              <w:commentRangeStart w:id="36"/>
              <w:r w:rsidR="00D41F8A" w:rsidRPr="00D41F8A">
                <w:rPr>
                  <w:rFonts w:cstheme="minorHAnsi"/>
                  <w:sz w:val="20"/>
                  <w:szCs w:val="20"/>
                </w:rPr>
                <w:t>extend the contract by up to 3 months</w:t>
              </w:r>
            </w:ins>
            <w:commentRangeEnd w:id="36"/>
            <w:r w:rsidR="00671A40" w:rsidRPr="00D41F8A">
              <w:rPr>
                <w:rStyle w:val="CommentReference"/>
                <w:rFonts w:cstheme="minorHAnsi"/>
                <w:sz w:val="20"/>
                <w:szCs w:val="20"/>
              </w:rPr>
              <w:commentReference w:id="36"/>
            </w:r>
            <w:ins w:id="37" w:author="LEOW,Mei" w:date="2026-01-27T14:15:00Z" w16du:dateUtc="2026-01-27T03:15:00Z">
              <w:r w:rsidR="00D41F8A" w:rsidRPr="00D41F8A">
                <w:rPr>
                  <w:rFonts w:cstheme="minorHAnsi"/>
                  <w:sz w:val="20"/>
                  <w:szCs w:val="20"/>
                </w:rPr>
                <w:t xml:space="preserve"> by providing written notice to the Service Provider prior to the Order Completion Date.</w:t>
              </w:r>
            </w:ins>
          </w:p>
          <w:p w14:paraId="7825814D" w14:textId="77777777" w:rsidR="00F927AE" w:rsidRPr="004C6EAF" w:rsidRDefault="00F927AE">
            <w:pPr>
              <w:spacing w:after="100" w:afterAutospacing="1"/>
              <w:rPr>
                <w:rFonts w:cstheme="minorHAnsi"/>
                <w:iCs/>
                <w:sz w:val="20"/>
                <w:szCs w:val="20"/>
                <w:highlight w:val="yellow"/>
              </w:rPr>
            </w:pPr>
            <w:r w:rsidRPr="004C6EAF">
              <w:rPr>
                <w:rFonts w:cstheme="minorHAnsi"/>
                <w:b/>
                <w:sz w:val="20"/>
                <w:szCs w:val="20"/>
              </w:rPr>
              <w:t>Any contract extension will be subject to delegate approval.</w:t>
            </w:r>
          </w:p>
        </w:tc>
      </w:tr>
      <w:tr w:rsidR="00F927AE" w:rsidRPr="004C6EAF" w14:paraId="0D3C62A3" w14:textId="77777777" w:rsidTr="1559729C">
        <w:tc>
          <w:tcPr>
            <w:tcW w:w="704" w:type="dxa"/>
            <w:shd w:val="clear" w:color="auto" w:fill="D7D8D8"/>
          </w:tcPr>
          <w:p w14:paraId="5AD2EA68" w14:textId="77777777" w:rsidR="00F927AE" w:rsidRPr="004C6EAF" w:rsidRDefault="00F927AE">
            <w:pPr>
              <w:pStyle w:val="MEBasic1"/>
              <w:tabs>
                <w:tab w:val="left" w:pos="426"/>
              </w:tabs>
              <w:ind w:left="-25" w:right="34" w:firstLine="25"/>
              <w:rPr>
                <w:rFonts w:asciiTheme="minorHAnsi" w:hAnsiTheme="minorHAnsi" w:cstheme="minorHAnsi"/>
                <w:b/>
                <w:bCs/>
                <w:sz w:val="20"/>
                <w:szCs w:val="20"/>
              </w:rPr>
            </w:pPr>
          </w:p>
        </w:tc>
        <w:tc>
          <w:tcPr>
            <w:tcW w:w="1843" w:type="dxa"/>
            <w:shd w:val="clear" w:color="auto" w:fill="D7D8D8"/>
          </w:tcPr>
          <w:p w14:paraId="68778F37" w14:textId="77777777" w:rsidR="00F927AE" w:rsidRPr="004C6EAF" w:rsidRDefault="00F927AE">
            <w:pPr>
              <w:pStyle w:val="MEBasic1"/>
              <w:numPr>
                <w:ilvl w:val="0"/>
                <w:numId w:val="0"/>
              </w:numPr>
              <w:rPr>
                <w:rFonts w:asciiTheme="minorHAnsi" w:hAnsiTheme="minorHAnsi" w:cstheme="minorHAnsi"/>
                <w:b/>
                <w:sz w:val="20"/>
                <w:szCs w:val="20"/>
              </w:rPr>
            </w:pPr>
            <w:r>
              <w:rPr>
                <w:rFonts w:asciiTheme="minorHAnsi" w:hAnsiTheme="minorHAnsi" w:cstheme="minorHAnsi"/>
                <w:b/>
                <w:sz w:val="20"/>
                <w:szCs w:val="20"/>
              </w:rPr>
              <w:t>Required</w:t>
            </w:r>
            <w:r w:rsidRPr="004C6EAF">
              <w:rPr>
                <w:rFonts w:asciiTheme="minorHAnsi" w:hAnsiTheme="minorHAnsi" w:cstheme="minorHAnsi"/>
                <w:b/>
                <w:sz w:val="20"/>
                <w:szCs w:val="20"/>
              </w:rPr>
              <w:t xml:space="preserve"> Services</w:t>
            </w:r>
          </w:p>
        </w:tc>
        <w:tc>
          <w:tcPr>
            <w:tcW w:w="7229" w:type="dxa"/>
          </w:tcPr>
          <w:p w14:paraId="4DBE1F59" w14:textId="77777777" w:rsidR="00F927AE" w:rsidRPr="004C6EAF" w:rsidRDefault="00F927AE">
            <w:pPr>
              <w:rPr>
                <w:rFonts w:cstheme="minorHAnsi"/>
                <w:sz w:val="20"/>
                <w:szCs w:val="20"/>
                <w:highlight w:val="yellow"/>
              </w:rPr>
            </w:pPr>
            <w:r w:rsidRPr="004C6EAF">
              <w:rPr>
                <w:rFonts w:cstheme="minorHAnsi"/>
                <w:sz w:val="20"/>
                <w:szCs w:val="20"/>
                <w:highlight w:val="yellow"/>
              </w:rPr>
              <w:t>[Insert details of the Services/work required</w:t>
            </w:r>
            <w:r>
              <w:rPr>
                <w:rFonts w:cstheme="minorHAnsi"/>
                <w:sz w:val="20"/>
                <w:szCs w:val="20"/>
                <w:highlight w:val="yellow"/>
              </w:rPr>
              <w:t>] I</w:t>
            </w:r>
            <w:r w:rsidRPr="004C6EAF">
              <w:rPr>
                <w:rFonts w:cstheme="minorHAnsi"/>
                <w:sz w:val="20"/>
                <w:szCs w:val="20"/>
                <w:highlight w:val="yellow"/>
              </w:rPr>
              <w:t>nclude things such as:</w:t>
            </w:r>
          </w:p>
          <w:p w14:paraId="11C58887" w14:textId="77777777" w:rsidR="00F927AE" w:rsidRPr="004C6EAF" w:rsidRDefault="00F927AE">
            <w:pPr>
              <w:pStyle w:val="ListParagraph"/>
              <w:numPr>
                <w:ilvl w:val="0"/>
                <w:numId w:val="16"/>
              </w:numPr>
              <w:spacing w:after="140" w:line="280" w:lineRule="atLeast"/>
              <w:rPr>
                <w:rFonts w:cstheme="minorHAnsi"/>
                <w:sz w:val="20"/>
                <w:szCs w:val="20"/>
                <w:highlight w:val="yellow"/>
              </w:rPr>
            </w:pPr>
            <w:r w:rsidRPr="004C6EAF">
              <w:rPr>
                <w:rFonts w:cstheme="minorHAnsi"/>
                <w:sz w:val="20"/>
                <w:szCs w:val="20"/>
                <w:highlight w:val="yellow"/>
              </w:rPr>
              <w:t>Description of services/project</w:t>
            </w:r>
          </w:p>
          <w:p w14:paraId="62136BCC" w14:textId="77777777" w:rsidR="00F927AE" w:rsidRPr="004C6EAF" w:rsidRDefault="00F927AE">
            <w:pPr>
              <w:pStyle w:val="ListParagraph"/>
              <w:numPr>
                <w:ilvl w:val="0"/>
                <w:numId w:val="16"/>
              </w:numPr>
              <w:spacing w:after="140" w:line="280" w:lineRule="atLeast"/>
              <w:rPr>
                <w:rFonts w:cstheme="minorHAnsi"/>
                <w:sz w:val="20"/>
                <w:szCs w:val="20"/>
                <w:highlight w:val="yellow"/>
              </w:rPr>
            </w:pPr>
            <w:r w:rsidRPr="004C6EAF">
              <w:rPr>
                <w:rFonts w:cstheme="minorHAnsi"/>
                <w:sz w:val="20"/>
                <w:szCs w:val="20"/>
                <w:highlight w:val="yellow"/>
              </w:rPr>
              <w:t>Background</w:t>
            </w:r>
          </w:p>
          <w:p w14:paraId="1E1B5943" w14:textId="77777777" w:rsidR="00F927AE" w:rsidRPr="004C6EAF" w:rsidRDefault="00F927AE">
            <w:pPr>
              <w:pStyle w:val="ListParagraph"/>
              <w:numPr>
                <w:ilvl w:val="0"/>
                <w:numId w:val="16"/>
              </w:numPr>
              <w:spacing w:after="140" w:line="280" w:lineRule="atLeast"/>
              <w:rPr>
                <w:rFonts w:cstheme="minorHAnsi"/>
                <w:sz w:val="20"/>
                <w:szCs w:val="20"/>
                <w:highlight w:val="yellow"/>
              </w:rPr>
            </w:pPr>
            <w:r w:rsidRPr="004C6EAF">
              <w:rPr>
                <w:rFonts w:cstheme="minorHAnsi"/>
                <w:sz w:val="20"/>
                <w:szCs w:val="20"/>
                <w:highlight w:val="yellow"/>
              </w:rPr>
              <w:t>Objectives of the research/ evaluation/project</w:t>
            </w:r>
          </w:p>
          <w:p w14:paraId="1A3C2540" w14:textId="77777777" w:rsidR="00F927AE" w:rsidRPr="004C6EAF" w:rsidRDefault="00F927AE">
            <w:pPr>
              <w:pStyle w:val="ListParagraph"/>
              <w:numPr>
                <w:ilvl w:val="0"/>
                <w:numId w:val="16"/>
              </w:numPr>
              <w:spacing w:after="140" w:line="280" w:lineRule="atLeast"/>
              <w:rPr>
                <w:rFonts w:cstheme="minorHAnsi"/>
                <w:sz w:val="20"/>
                <w:szCs w:val="20"/>
                <w:highlight w:val="yellow"/>
              </w:rPr>
            </w:pPr>
            <w:r w:rsidRPr="004C6EAF">
              <w:rPr>
                <w:rFonts w:cstheme="minorHAnsi"/>
                <w:sz w:val="20"/>
                <w:szCs w:val="20"/>
                <w:highlight w:val="yellow"/>
              </w:rPr>
              <w:t>Scope</w:t>
            </w:r>
          </w:p>
          <w:p w14:paraId="106DCDC9" w14:textId="77777777" w:rsidR="00F927AE" w:rsidRPr="004C6EAF" w:rsidRDefault="00F927AE">
            <w:pPr>
              <w:pStyle w:val="ListParagraph"/>
              <w:numPr>
                <w:ilvl w:val="0"/>
                <w:numId w:val="16"/>
              </w:numPr>
              <w:spacing w:after="140" w:line="280" w:lineRule="atLeast"/>
              <w:rPr>
                <w:rFonts w:cstheme="minorHAnsi"/>
                <w:sz w:val="20"/>
                <w:szCs w:val="20"/>
                <w:highlight w:val="yellow"/>
              </w:rPr>
            </w:pPr>
            <w:r w:rsidRPr="004C6EAF">
              <w:rPr>
                <w:rFonts w:cstheme="minorHAnsi"/>
                <w:sz w:val="20"/>
                <w:szCs w:val="20"/>
                <w:highlight w:val="yellow"/>
              </w:rPr>
              <w:t>Target population</w:t>
            </w:r>
          </w:p>
          <w:p w14:paraId="5F7C6113" w14:textId="77777777" w:rsidR="00F927AE" w:rsidRPr="004C6EAF" w:rsidRDefault="00F927AE">
            <w:pPr>
              <w:pStyle w:val="ListParagraph"/>
              <w:numPr>
                <w:ilvl w:val="0"/>
                <w:numId w:val="16"/>
              </w:numPr>
              <w:spacing w:after="140" w:line="280" w:lineRule="atLeast"/>
              <w:rPr>
                <w:rFonts w:cstheme="minorHAnsi"/>
                <w:sz w:val="20"/>
                <w:szCs w:val="20"/>
                <w:highlight w:val="yellow"/>
              </w:rPr>
            </w:pPr>
            <w:r w:rsidRPr="004C6EAF">
              <w:rPr>
                <w:rFonts w:cstheme="minorHAnsi"/>
                <w:sz w:val="20"/>
                <w:szCs w:val="20"/>
                <w:highlight w:val="yellow"/>
              </w:rPr>
              <w:t>Research/evaluation questions to be answered</w:t>
            </w:r>
          </w:p>
          <w:p w14:paraId="41A4F390" w14:textId="77777777" w:rsidR="00F927AE" w:rsidRPr="004C6EAF" w:rsidRDefault="00F927AE">
            <w:pPr>
              <w:pStyle w:val="ListParagraph"/>
              <w:numPr>
                <w:ilvl w:val="0"/>
                <w:numId w:val="16"/>
              </w:numPr>
              <w:spacing w:after="140" w:line="280" w:lineRule="atLeast"/>
              <w:rPr>
                <w:rFonts w:cstheme="minorHAnsi"/>
                <w:sz w:val="20"/>
                <w:szCs w:val="20"/>
                <w:highlight w:val="yellow"/>
              </w:rPr>
            </w:pPr>
            <w:r w:rsidRPr="004C6EAF">
              <w:rPr>
                <w:rFonts w:cstheme="minorHAnsi"/>
                <w:sz w:val="20"/>
                <w:szCs w:val="20"/>
                <w:highlight w:val="yellow"/>
              </w:rPr>
              <w:t>Deliverables</w:t>
            </w:r>
          </w:p>
          <w:p w14:paraId="7020B719" w14:textId="77777777" w:rsidR="00F927AE" w:rsidRPr="004C6EAF" w:rsidRDefault="00F927AE">
            <w:pPr>
              <w:rPr>
                <w:rFonts w:cstheme="minorHAnsi"/>
                <w:sz w:val="20"/>
                <w:szCs w:val="20"/>
                <w:highlight w:val="yellow"/>
              </w:rPr>
            </w:pPr>
            <w:r w:rsidRPr="004C6EAF">
              <w:rPr>
                <w:rFonts w:cstheme="minorHAnsi"/>
                <w:sz w:val="20"/>
                <w:szCs w:val="20"/>
                <w:highlight w:val="yellow"/>
              </w:rPr>
              <w:t>All details here should match the details provided in the Spending Proposal and Procurement Plan</w:t>
            </w:r>
            <w:r>
              <w:rPr>
                <w:rFonts w:cstheme="minorHAnsi"/>
                <w:sz w:val="20"/>
                <w:szCs w:val="20"/>
                <w:highlight w:val="yellow"/>
              </w:rPr>
              <w:t>/ s23 Approval</w:t>
            </w:r>
          </w:p>
          <w:p w14:paraId="321D277A" w14:textId="77777777" w:rsidR="00F927AE" w:rsidRDefault="00F927AE">
            <w:pPr>
              <w:rPr>
                <w:rFonts w:cstheme="minorHAnsi"/>
                <w:sz w:val="20"/>
                <w:szCs w:val="20"/>
                <w:highlight w:val="yellow"/>
              </w:rPr>
            </w:pPr>
            <w:r w:rsidRPr="004C6EAF">
              <w:rPr>
                <w:rFonts w:cstheme="minorHAnsi"/>
                <w:sz w:val="20"/>
                <w:szCs w:val="20"/>
                <w:highlight w:val="yellow"/>
              </w:rPr>
              <w:t>[</w:t>
            </w:r>
            <w:r>
              <w:rPr>
                <w:rFonts w:cstheme="minorHAnsi"/>
                <w:sz w:val="20"/>
                <w:szCs w:val="20"/>
                <w:highlight w:val="yellow"/>
              </w:rPr>
              <w:t>Where necessary, this may alternatively be included in an attached</w:t>
            </w:r>
            <w:r w:rsidRPr="004C6EAF">
              <w:rPr>
                <w:rFonts w:cstheme="minorHAnsi"/>
                <w:sz w:val="20"/>
                <w:szCs w:val="20"/>
                <w:highlight w:val="yellow"/>
              </w:rPr>
              <w:t xml:space="preserve"> Statement of Requirements (template available) </w:t>
            </w:r>
            <w:r>
              <w:rPr>
                <w:rFonts w:cstheme="minorHAnsi"/>
                <w:sz w:val="20"/>
                <w:szCs w:val="20"/>
                <w:highlight w:val="yellow"/>
              </w:rPr>
              <w:t>if more room and details are required.]</w:t>
            </w:r>
          </w:p>
          <w:p w14:paraId="6DB23E71" w14:textId="77777777" w:rsidR="00F927AE" w:rsidRPr="00B91824" w:rsidRDefault="00B91824">
            <w:pPr>
              <w:rPr>
                <w:rFonts w:cstheme="minorHAnsi"/>
                <w:b/>
                <w:bCs/>
                <w:sz w:val="20"/>
                <w:szCs w:val="20"/>
              </w:rPr>
            </w:pPr>
            <w:ins w:id="38" w:author="LEOW,Mei" w:date="2026-01-27T14:17:00Z" w16du:dateUtc="2026-01-27T03:17:00Z">
              <w:r w:rsidRPr="00B91824">
                <w:rPr>
                  <w:rFonts w:cstheme="minorHAnsi"/>
                  <w:b/>
                  <w:bCs/>
                  <w:sz w:val="20"/>
                  <w:szCs w:val="20"/>
                </w:rPr>
                <w:t>Background</w:t>
              </w:r>
            </w:ins>
          </w:p>
          <w:p w14:paraId="43118AB5" w14:textId="77777777" w:rsidR="00111F75" w:rsidRDefault="00B91824">
            <w:pPr>
              <w:rPr>
                <w:ins w:id="39" w:author="LEOW,Mei" w:date="2026-01-27T15:16:00Z" w16du:dateUtc="2026-01-27T04:16:00Z"/>
                <w:rFonts w:cstheme="minorHAnsi"/>
                <w:sz w:val="20"/>
                <w:szCs w:val="20"/>
              </w:rPr>
            </w:pPr>
            <w:ins w:id="40" w:author="LEOW,Mei" w:date="2026-01-27T14:17:00Z" w16du:dateUtc="2026-01-27T03:17:00Z">
              <w:r w:rsidRPr="00B91824">
                <w:rPr>
                  <w:rFonts w:cstheme="minorHAnsi"/>
                  <w:sz w:val="20"/>
                  <w:szCs w:val="20"/>
                </w:rPr>
                <w:t>The De</w:t>
              </w:r>
              <w:r>
                <w:rPr>
                  <w:rFonts w:cstheme="minorHAnsi"/>
                  <w:sz w:val="20"/>
                  <w:szCs w:val="20"/>
                </w:rPr>
                <w:t>partment is developing a National Skills Taxonomy (NST) to help Australia understand and keep pace with rapidly changing skill</w:t>
              </w:r>
            </w:ins>
            <w:ins w:id="41" w:author="LEOW,Mei" w:date="2026-01-27T14:18:00Z" w16du:dateUtc="2026-01-27T03:18:00Z">
              <w:r>
                <w:rPr>
                  <w:rFonts w:cstheme="minorHAnsi"/>
                  <w:sz w:val="20"/>
                  <w:szCs w:val="20"/>
                </w:rPr>
                <w:t>s needs.</w:t>
              </w:r>
            </w:ins>
          </w:p>
          <w:p w14:paraId="08B1C87E" w14:textId="720BA04C" w:rsidR="00B91824" w:rsidRDefault="003E4B7C">
            <w:pPr>
              <w:rPr>
                <w:ins w:id="42" w:author="LEOW,Mei" w:date="2026-01-27T15:13:00Z" w16du:dateUtc="2026-01-27T04:13:00Z"/>
                <w:rFonts w:cstheme="minorHAnsi"/>
                <w:sz w:val="20"/>
                <w:szCs w:val="20"/>
              </w:rPr>
            </w:pPr>
            <w:ins w:id="43" w:author="LEOW,Mei" w:date="2026-01-27T14:28:00Z" w16du:dateUtc="2026-01-27T03:28:00Z">
              <w:r>
                <w:rPr>
                  <w:rFonts w:cstheme="minorHAnsi"/>
                  <w:sz w:val="20"/>
                  <w:szCs w:val="20"/>
                </w:rPr>
                <w:t>The NST will be</w:t>
              </w:r>
            </w:ins>
            <w:ins w:id="44" w:author="LEOW,Mei" w:date="2026-01-27T14:25:00Z" w16du:dateUtc="2026-01-27T03:25:00Z">
              <w:r w:rsidR="00C27F49">
                <w:rPr>
                  <w:rFonts w:cstheme="minorHAnsi"/>
                  <w:sz w:val="20"/>
                  <w:szCs w:val="20"/>
                </w:rPr>
                <w:t xml:space="preserve"> a critical </w:t>
              </w:r>
            </w:ins>
            <w:ins w:id="45" w:author="LEOW,Mei" w:date="2026-01-27T14:26:00Z" w16du:dateUtc="2026-01-27T03:26:00Z">
              <w:r w:rsidR="00FF472C">
                <w:rPr>
                  <w:rFonts w:cstheme="minorHAnsi"/>
                  <w:sz w:val="20"/>
                  <w:szCs w:val="20"/>
                </w:rPr>
                <w:t>piece of</w:t>
              </w:r>
              <w:r w:rsidR="00C8022A">
                <w:rPr>
                  <w:rFonts w:cstheme="minorHAnsi"/>
                  <w:sz w:val="20"/>
                  <w:szCs w:val="20"/>
                </w:rPr>
                <w:t xml:space="preserve"> </w:t>
              </w:r>
              <w:r w:rsidR="00FF472C">
                <w:rPr>
                  <w:rFonts w:cstheme="minorHAnsi"/>
                  <w:sz w:val="20"/>
                  <w:szCs w:val="20"/>
                </w:rPr>
                <w:t>architecture</w:t>
              </w:r>
              <w:r w:rsidR="00C8022A">
                <w:rPr>
                  <w:rFonts w:cstheme="minorHAnsi"/>
                  <w:sz w:val="20"/>
                  <w:szCs w:val="20"/>
                </w:rPr>
                <w:t xml:space="preserve"> for </w:t>
              </w:r>
            </w:ins>
            <w:ins w:id="46" w:author="LEOW,Mei" w:date="2026-01-27T14:28:00Z" w16du:dateUtc="2026-01-27T03:28:00Z">
              <w:r w:rsidR="0015388B">
                <w:rPr>
                  <w:rFonts w:cstheme="minorHAnsi"/>
                  <w:sz w:val="20"/>
                  <w:szCs w:val="20"/>
                </w:rPr>
                <w:t xml:space="preserve">a harmonised </w:t>
              </w:r>
            </w:ins>
            <w:ins w:id="47" w:author="LEOW,Mei" w:date="2026-01-27T14:27:00Z" w16du:dateUtc="2026-01-27T03:27:00Z">
              <w:r w:rsidR="00C8022A">
                <w:rPr>
                  <w:rFonts w:cstheme="minorHAnsi"/>
                  <w:sz w:val="20"/>
                  <w:szCs w:val="20"/>
                </w:rPr>
                <w:t>tertiary education system</w:t>
              </w:r>
            </w:ins>
            <w:ins w:id="48" w:author="LEOW,Mei" w:date="2026-01-27T14:29:00Z" w16du:dateUtc="2026-01-27T03:29:00Z">
              <w:r w:rsidR="00382379">
                <w:rPr>
                  <w:rFonts w:cstheme="minorHAnsi"/>
                  <w:sz w:val="20"/>
                  <w:szCs w:val="20"/>
                </w:rPr>
                <w:t>. It</w:t>
              </w:r>
            </w:ins>
            <w:ins w:id="49" w:author="LEOW,Mei" w:date="2026-01-27T14:21:00Z" w16du:dateUtc="2026-01-27T03:21:00Z">
              <w:r w:rsidR="00592DAC">
                <w:rPr>
                  <w:rFonts w:cstheme="minorHAnsi"/>
                  <w:sz w:val="20"/>
                  <w:szCs w:val="20"/>
                </w:rPr>
                <w:t xml:space="preserve"> is a key</w:t>
              </w:r>
            </w:ins>
            <w:ins w:id="50" w:author="LEOW,Mei" w:date="2026-01-27T14:22:00Z" w16du:dateUtc="2026-01-27T03:22:00Z">
              <w:r w:rsidR="004A2873">
                <w:rPr>
                  <w:rFonts w:cstheme="minorHAnsi"/>
                  <w:sz w:val="20"/>
                  <w:szCs w:val="20"/>
                </w:rPr>
                <w:t xml:space="preserve"> project</w:t>
              </w:r>
              <w:r w:rsidR="00C33E7B">
                <w:rPr>
                  <w:rFonts w:cstheme="minorHAnsi"/>
                  <w:sz w:val="20"/>
                  <w:szCs w:val="20"/>
                </w:rPr>
                <w:t xml:space="preserve"> under the </w:t>
              </w:r>
            </w:ins>
            <w:ins w:id="51" w:author="LEOW,Mei" w:date="2026-01-27T14:29:00Z" w16du:dateUtc="2026-01-27T03:29:00Z">
              <w:r w:rsidR="004E027A">
                <w:rPr>
                  <w:rFonts w:cstheme="minorHAnsi"/>
                  <w:sz w:val="20"/>
                  <w:szCs w:val="20"/>
                </w:rPr>
                <w:t xml:space="preserve">‘Skills system’ focus area of the </w:t>
              </w:r>
            </w:ins>
            <w:ins w:id="52" w:author="LEOW,Mei" w:date="2026-01-27T14:22:00Z" w16du:dateUtc="2026-01-27T03:22:00Z">
              <w:r w:rsidR="00C33E7B">
                <w:rPr>
                  <w:rFonts w:cstheme="minorHAnsi"/>
                  <w:sz w:val="20"/>
                  <w:szCs w:val="20"/>
                </w:rPr>
                <w:t>Jobs and Skills Australia 2025</w:t>
              </w:r>
              <w:r w:rsidR="00C33E7B">
                <w:rPr>
                  <w:rFonts w:ascii="Arial" w:hAnsi="Arial" w:cs="Arial"/>
                  <w:sz w:val="20"/>
                  <w:szCs w:val="20"/>
                </w:rPr>
                <w:t>–</w:t>
              </w:r>
              <w:r w:rsidR="00C33E7B">
                <w:rPr>
                  <w:rFonts w:cstheme="minorHAnsi"/>
                  <w:sz w:val="20"/>
                  <w:szCs w:val="20"/>
                </w:rPr>
                <w:t>26 Work Plan</w:t>
              </w:r>
            </w:ins>
            <w:ins w:id="53" w:author="LEOW,Mei" w:date="2026-01-27T14:27:00Z" w16du:dateUtc="2026-01-27T03:27:00Z">
              <w:r w:rsidR="00620FD1">
                <w:rPr>
                  <w:rFonts w:cstheme="minorHAnsi"/>
                  <w:sz w:val="20"/>
                  <w:szCs w:val="20"/>
                </w:rPr>
                <w:t>.</w:t>
              </w:r>
            </w:ins>
          </w:p>
          <w:p w14:paraId="1C732CA4" w14:textId="77777777" w:rsidR="001A7F68" w:rsidRPr="008A54D4" w:rsidRDefault="001A7F68">
            <w:pPr>
              <w:rPr>
                <w:ins w:id="54" w:author="LEOW,Mei" w:date="2026-01-27T15:13:00Z" w16du:dateUtc="2026-01-27T04:13:00Z"/>
                <w:rFonts w:cstheme="minorHAnsi"/>
                <w:b/>
                <w:bCs/>
                <w:sz w:val="20"/>
                <w:szCs w:val="20"/>
              </w:rPr>
            </w:pPr>
            <w:ins w:id="55" w:author="LEOW,Mei" w:date="2026-01-27T15:13:00Z" w16du:dateUtc="2026-01-27T04:13:00Z">
              <w:r w:rsidRPr="008A54D4">
                <w:rPr>
                  <w:rFonts w:cstheme="minorHAnsi"/>
                  <w:b/>
                  <w:bCs/>
                  <w:sz w:val="20"/>
                  <w:szCs w:val="20"/>
                </w:rPr>
                <w:t>Description of project</w:t>
              </w:r>
            </w:ins>
          </w:p>
          <w:p w14:paraId="5C428143" w14:textId="28CFFD14" w:rsidR="00246E33" w:rsidRDefault="00246E33">
            <w:pPr>
              <w:rPr>
                <w:ins w:id="56" w:author="LEOW,Mei" w:date="2026-01-28T16:06:00Z" w16du:dateUtc="2026-01-28T05:06:00Z"/>
                <w:rFonts w:cstheme="minorHAnsi"/>
                <w:sz w:val="20"/>
                <w:szCs w:val="20"/>
              </w:rPr>
            </w:pPr>
            <w:commentRangeStart w:id="57"/>
            <w:ins w:id="58" w:author="LEOW,Mei" w:date="2026-01-28T15:55:00Z" w16du:dateUtc="2026-01-28T04:55:00Z">
              <w:r>
                <w:rPr>
                  <w:rFonts w:cstheme="minorHAnsi"/>
                  <w:sz w:val="20"/>
                  <w:szCs w:val="20"/>
                </w:rPr>
                <w:t>The Department has</w:t>
              </w:r>
              <w:r w:rsidR="00714A4C">
                <w:rPr>
                  <w:rFonts w:cstheme="minorHAnsi"/>
                  <w:sz w:val="20"/>
                  <w:szCs w:val="20"/>
                </w:rPr>
                <w:t xml:space="preserve"> developed </w:t>
              </w:r>
            </w:ins>
            <w:ins w:id="59" w:author="LEOW,Mei" w:date="2026-01-28T16:05:00Z" w16du:dateUtc="2026-01-28T05:05:00Z">
              <w:r w:rsidR="00681655">
                <w:rPr>
                  <w:rFonts w:cstheme="minorHAnsi"/>
                  <w:sz w:val="20"/>
                  <w:szCs w:val="20"/>
                </w:rPr>
                <w:t>a prot</w:t>
              </w:r>
              <w:r w:rsidR="00B2165B">
                <w:rPr>
                  <w:rFonts w:cstheme="minorHAnsi"/>
                  <w:sz w:val="20"/>
                  <w:szCs w:val="20"/>
                </w:rPr>
                <w:t>otype meth</w:t>
              </w:r>
              <w:r w:rsidR="00D017A6">
                <w:rPr>
                  <w:rFonts w:cstheme="minorHAnsi"/>
                  <w:sz w:val="20"/>
                  <w:szCs w:val="20"/>
                </w:rPr>
                <w:t xml:space="preserve">odology </w:t>
              </w:r>
            </w:ins>
            <w:ins w:id="60" w:author="LEOW,Mei" w:date="2026-01-28T18:08:00Z" w16du:dateUtc="2026-01-28T07:08:00Z">
              <w:r w:rsidR="006871FC">
                <w:rPr>
                  <w:rFonts w:cstheme="minorHAnsi"/>
                  <w:sz w:val="20"/>
                  <w:szCs w:val="20"/>
                </w:rPr>
                <w:t>that uses a large language model (LLM) algorithm to</w:t>
              </w:r>
            </w:ins>
            <w:ins w:id="61" w:author="LEOW,Mei" w:date="2026-01-28T16:06:00Z" w16du:dateUtc="2026-01-28T05:06:00Z">
              <w:r w:rsidR="00C81A27">
                <w:rPr>
                  <w:rFonts w:cstheme="minorHAnsi"/>
                  <w:sz w:val="20"/>
                  <w:szCs w:val="20"/>
                </w:rPr>
                <w:t>:</w:t>
              </w:r>
            </w:ins>
          </w:p>
          <w:p w14:paraId="5A14B8BE" w14:textId="0A9FA2DB" w:rsidR="00C81A27" w:rsidRDefault="00C81A27" w:rsidP="00C81A27">
            <w:pPr>
              <w:pStyle w:val="ListParagraph"/>
              <w:numPr>
                <w:ilvl w:val="0"/>
                <w:numId w:val="36"/>
              </w:numPr>
              <w:rPr>
                <w:ins w:id="62" w:author="LEOW,Mei" w:date="2026-01-28T18:09:00Z" w16du:dateUtc="2026-01-28T07:09:00Z"/>
                <w:rFonts w:cstheme="minorHAnsi"/>
                <w:sz w:val="20"/>
                <w:szCs w:val="20"/>
              </w:rPr>
            </w:pPr>
            <w:ins w:id="63" w:author="LEOW,Mei" w:date="2026-01-28T16:06:00Z" w16du:dateUtc="2026-01-28T05:06:00Z">
              <w:r>
                <w:rPr>
                  <w:rFonts w:cstheme="minorHAnsi"/>
                  <w:sz w:val="20"/>
                  <w:szCs w:val="20"/>
                </w:rPr>
                <w:t>harvest skills</w:t>
              </w:r>
            </w:ins>
            <w:ins w:id="64" w:author="LEOW,Mei" w:date="2026-01-28T16:08:00Z" w16du:dateUtc="2026-01-28T05:08:00Z">
              <w:r w:rsidR="00501A7C">
                <w:rPr>
                  <w:rFonts w:cstheme="minorHAnsi"/>
                  <w:sz w:val="20"/>
                  <w:szCs w:val="20"/>
                </w:rPr>
                <w:t xml:space="preserve"> and skills metadata</w:t>
              </w:r>
            </w:ins>
            <w:ins w:id="65" w:author="LEOW,Mei" w:date="2026-01-28T16:06:00Z" w16du:dateUtc="2026-01-28T05:06:00Z">
              <w:r w:rsidR="007746DB">
                <w:rPr>
                  <w:rFonts w:cstheme="minorHAnsi"/>
                  <w:sz w:val="20"/>
                  <w:szCs w:val="20"/>
                </w:rPr>
                <w:t xml:space="preserve"> from VET and </w:t>
              </w:r>
              <w:r w:rsidR="00276D08">
                <w:rPr>
                  <w:rFonts w:cstheme="minorHAnsi"/>
                  <w:sz w:val="20"/>
                  <w:szCs w:val="20"/>
                </w:rPr>
                <w:t>university course information</w:t>
              </w:r>
            </w:ins>
          </w:p>
          <w:p w14:paraId="56C1E762" w14:textId="5ABFF13D" w:rsidR="006871FC" w:rsidRDefault="006871FC" w:rsidP="00C81A27">
            <w:pPr>
              <w:pStyle w:val="ListParagraph"/>
              <w:numPr>
                <w:ilvl w:val="0"/>
                <w:numId w:val="36"/>
              </w:numPr>
              <w:rPr>
                <w:ins w:id="66" w:author="LEOW,Mei" w:date="2026-01-28T18:10:00Z" w16du:dateUtc="2026-01-28T07:10:00Z"/>
                <w:rFonts w:cstheme="minorHAnsi"/>
                <w:sz w:val="20"/>
                <w:szCs w:val="20"/>
              </w:rPr>
            </w:pPr>
            <w:ins w:id="67" w:author="LEOW,Mei" w:date="2026-01-28T18:09:00Z" w16du:dateUtc="2026-01-28T07:09:00Z">
              <w:r>
                <w:rPr>
                  <w:rFonts w:cstheme="minorHAnsi"/>
                  <w:sz w:val="20"/>
                  <w:szCs w:val="20"/>
                </w:rPr>
                <w:t xml:space="preserve">match </w:t>
              </w:r>
            </w:ins>
            <w:ins w:id="68" w:author="LEOW,Mei" w:date="2026-01-28T18:10:00Z" w16du:dateUtc="2026-01-28T07:10:00Z">
              <w:r w:rsidR="00A26C3E">
                <w:rPr>
                  <w:rFonts w:cstheme="minorHAnsi"/>
                  <w:sz w:val="20"/>
                  <w:szCs w:val="20"/>
                </w:rPr>
                <w:t>similar skills from different courses</w:t>
              </w:r>
            </w:ins>
          </w:p>
          <w:p w14:paraId="66D90927" w14:textId="09147030" w:rsidR="00A26C3E" w:rsidRDefault="009A352E" w:rsidP="00C81A27">
            <w:pPr>
              <w:pStyle w:val="ListParagraph"/>
              <w:numPr>
                <w:ilvl w:val="0"/>
                <w:numId w:val="36"/>
              </w:numPr>
              <w:rPr>
                <w:ins w:id="69" w:author="LEOW,Mei" w:date="2026-01-28T18:12:00Z" w16du:dateUtc="2026-01-28T07:12:00Z"/>
                <w:rFonts w:cstheme="minorHAnsi"/>
                <w:sz w:val="20"/>
                <w:szCs w:val="20"/>
              </w:rPr>
            </w:pPr>
            <w:ins w:id="70" w:author="LEOW,Mei" w:date="2026-01-28T18:11:00Z" w16du:dateUtc="2026-01-28T07:11:00Z">
              <w:r>
                <w:rPr>
                  <w:rFonts w:cstheme="minorHAnsi"/>
                  <w:sz w:val="20"/>
                  <w:szCs w:val="20"/>
                </w:rPr>
                <w:t>evaluate the best</w:t>
              </w:r>
              <w:r w:rsidR="00104788">
                <w:rPr>
                  <w:rFonts w:cstheme="minorHAnsi"/>
                  <w:sz w:val="20"/>
                  <w:szCs w:val="20"/>
                </w:rPr>
                <w:t>-matching skill</w:t>
              </w:r>
              <w:r w:rsidR="00E97669">
                <w:rPr>
                  <w:rFonts w:cstheme="minorHAnsi"/>
                  <w:sz w:val="20"/>
                  <w:szCs w:val="20"/>
                </w:rPr>
                <w:t xml:space="preserve"> </w:t>
              </w:r>
            </w:ins>
            <w:ins w:id="71" w:author="LEOW,Mei" w:date="2026-01-28T18:12:00Z" w16du:dateUtc="2026-01-28T07:12:00Z">
              <w:r w:rsidR="00216B31">
                <w:rPr>
                  <w:rFonts w:cstheme="minorHAnsi"/>
                  <w:sz w:val="20"/>
                  <w:szCs w:val="20"/>
                </w:rPr>
                <w:t>from</w:t>
              </w:r>
            </w:ins>
            <w:ins w:id="72" w:author="LEOW,Mei" w:date="2026-01-28T18:11:00Z" w16du:dateUtc="2026-01-28T07:11:00Z">
              <w:r w:rsidR="00E97669">
                <w:rPr>
                  <w:rFonts w:cstheme="minorHAnsi"/>
                  <w:sz w:val="20"/>
                  <w:szCs w:val="20"/>
                </w:rPr>
                <w:t xml:space="preserve"> </w:t>
              </w:r>
              <w:r w:rsidR="00216B31">
                <w:rPr>
                  <w:rFonts w:cstheme="minorHAnsi"/>
                  <w:sz w:val="20"/>
                  <w:szCs w:val="20"/>
                </w:rPr>
                <w:t>multiple skill</w:t>
              </w:r>
            </w:ins>
            <w:ins w:id="73" w:author="LEOW,Mei" w:date="2026-01-28T18:12:00Z" w16du:dateUtc="2026-01-28T07:12:00Z">
              <w:r w:rsidR="00216B31">
                <w:rPr>
                  <w:rFonts w:cstheme="minorHAnsi"/>
                  <w:sz w:val="20"/>
                  <w:szCs w:val="20"/>
                </w:rPr>
                <w:t xml:space="preserve"> </w:t>
              </w:r>
            </w:ins>
            <w:ins w:id="74" w:author="LEOW,Mei" w:date="2026-01-28T18:11:00Z" w16du:dateUtc="2026-01-28T07:11:00Z">
              <w:r w:rsidR="00216B31">
                <w:rPr>
                  <w:rFonts w:cstheme="minorHAnsi"/>
                  <w:sz w:val="20"/>
                  <w:szCs w:val="20"/>
                </w:rPr>
                <w:t>matches</w:t>
              </w:r>
            </w:ins>
          </w:p>
          <w:p w14:paraId="69AF51C0" w14:textId="0C6F2ACA" w:rsidR="00216B31" w:rsidRPr="00C81A27" w:rsidRDefault="00216B31">
            <w:pPr>
              <w:pStyle w:val="ListParagraph"/>
              <w:numPr>
                <w:ilvl w:val="0"/>
                <w:numId w:val="36"/>
              </w:numPr>
              <w:rPr>
                <w:ins w:id="75" w:author="LEOW,Mei" w:date="2026-01-28T15:55:00Z" w16du:dateUtc="2026-01-28T04:55:00Z"/>
                <w:rFonts w:cstheme="minorHAnsi"/>
                <w:sz w:val="20"/>
                <w:szCs w:val="20"/>
                <w:rPrChange w:id="76" w:author="LEOW,Mei" w:date="2026-01-28T16:06:00Z" w16du:dateUtc="2026-01-28T05:06:00Z">
                  <w:rPr>
                    <w:ins w:id="77" w:author="LEOW,Mei" w:date="2026-01-28T15:55:00Z" w16du:dateUtc="2026-01-28T04:55:00Z"/>
                  </w:rPr>
                </w:rPrChange>
              </w:rPr>
              <w:pPrChange w:id="78" w:author="LEOW,Mei" w:date="2026-01-28T16:06:00Z" w16du:dateUtc="2026-01-28T05:06:00Z">
                <w:pPr/>
              </w:pPrChange>
            </w:pPr>
            <w:ins w:id="79" w:author="LEOW,Mei" w:date="2026-01-28T18:12:00Z" w16du:dateUtc="2026-01-28T07:12:00Z">
              <w:r>
                <w:rPr>
                  <w:rFonts w:cstheme="minorHAnsi"/>
                  <w:sz w:val="20"/>
                  <w:szCs w:val="20"/>
                </w:rPr>
                <w:t>recommend</w:t>
              </w:r>
            </w:ins>
            <w:ins w:id="80" w:author="LEOW,Mei" w:date="2026-01-28T18:13:00Z" w16du:dateUtc="2026-01-28T07:13:00Z">
              <w:r w:rsidR="0007353D">
                <w:rPr>
                  <w:rFonts w:cstheme="minorHAnsi"/>
                  <w:sz w:val="20"/>
                  <w:szCs w:val="20"/>
                </w:rPr>
                <w:t xml:space="preserve"> the amount of credit transfer for two given courses,</w:t>
              </w:r>
              <w:r w:rsidR="000F58A3">
                <w:rPr>
                  <w:rFonts w:cstheme="minorHAnsi"/>
                  <w:sz w:val="20"/>
                  <w:szCs w:val="20"/>
                </w:rPr>
                <w:t xml:space="preserve"> based on a calculated </w:t>
              </w:r>
              <w:r w:rsidR="007C3AEE">
                <w:rPr>
                  <w:rFonts w:cstheme="minorHAnsi"/>
                  <w:sz w:val="20"/>
                  <w:szCs w:val="20"/>
                </w:rPr>
                <w:t>skill alignment score.</w:t>
              </w:r>
            </w:ins>
          </w:p>
          <w:p w14:paraId="70A8F0E2" w14:textId="6DE51B48" w:rsidR="00865977" w:rsidRDefault="00E42851">
            <w:pPr>
              <w:rPr>
                <w:ins w:id="81" w:author="LEOW,Mei" w:date="2026-01-29T17:52:00Z" w16du:dateUtc="2026-01-29T06:52:00Z"/>
                <w:rFonts w:cstheme="minorHAnsi"/>
                <w:sz w:val="20"/>
                <w:szCs w:val="20"/>
              </w:rPr>
            </w:pPr>
            <w:ins w:id="82" w:author="LEOW,Mei" w:date="2026-01-28T18:15:00Z" w16du:dateUtc="2026-01-28T07:15:00Z">
              <w:r>
                <w:rPr>
                  <w:rFonts w:cstheme="minorHAnsi"/>
                  <w:sz w:val="20"/>
                  <w:szCs w:val="20"/>
                </w:rPr>
                <w:t>The skill</w:t>
              </w:r>
              <w:r w:rsidR="00957888">
                <w:rPr>
                  <w:rFonts w:cstheme="minorHAnsi"/>
                  <w:sz w:val="20"/>
                  <w:szCs w:val="20"/>
                </w:rPr>
                <w:t xml:space="preserve"> harvesting component of this methodology</w:t>
              </w:r>
            </w:ins>
            <w:ins w:id="83" w:author="LEOW,Mei" w:date="2026-01-28T18:16:00Z" w16du:dateUtc="2026-01-28T07:16:00Z">
              <w:r w:rsidR="00773F15">
                <w:rPr>
                  <w:rFonts w:cstheme="minorHAnsi"/>
                  <w:sz w:val="20"/>
                  <w:szCs w:val="20"/>
                </w:rPr>
                <w:t xml:space="preserve"> will form the core NST model</w:t>
              </w:r>
              <w:r w:rsidR="00586411">
                <w:rPr>
                  <w:rFonts w:cstheme="minorHAnsi"/>
                  <w:sz w:val="20"/>
                  <w:szCs w:val="20"/>
                </w:rPr>
                <w:t xml:space="preserve">, while the other components enable the application of the NST </w:t>
              </w:r>
            </w:ins>
            <w:ins w:id="84" w:author="LEOW,Mei" w:date="2026-01-28T18:17:00Z" w16du:dateUtc="2026-01-28T07:17:00Z">
              <w:r w:rsidR="0041260B">
                <w:rPr>
                  <w:rFonts w:cstheme="minorHAnsi"/>
                  <w:sz w:val="20"/>
                  <w:szCs w:val="20"/>
                </w:rPr>
                <w:t>to credit transfer</w:t>
              </w:r>
            </w:ins>
            <w:ins w:id="85" w:author="LEOW,Mei" w:date="2026-01-28T18:16:00Z" w16du:dateUtc="2026-01-28T07:16:00Z">
              <w:r w:rsidR="00586411">
                <w:rPr>
                  <w:rFonts w:cstheme="minorHAnsi"/>
                  <w:sz w:val="20"/>
                  <w:szCs w:val="20"/>
                </w:rPr>
                <w:t>.</w:t>
              </w:r>
            </w:ins>
            <w:commentRangeEnd w:id="57"/>
            <w:ins w:id="86" w:author="LEOW,Mei" w:date="2026-01-28T18:19:00Z" w16du:dateUtc="2026-01-28T07:19:00Z">
              <w:r w:rsidR="0063033F">
                <w:rPr>
                  <w:rStyle w:val="CommentReference"/>
                  <w:rFonts w:cstheme="minorHAnsi"/>
                  <w:sz w:val="20"/>
                  <w:szCs w:val="20"/>
                </w:rPr>
                <w:commentReference w:id="57"/>
              </w:r>
            </w:ins>
          </w:p>
          <w:p w14:paraId="36A057A3" w14:textId="77777777" w:rsidR="00A73210" w:rsidRPr="00BB69FF" w:rsidRDefault="00A73210" w:rsidP="00A73210">
            <w:pPr>
              <w:rPr>
                <w:ins w:id="87" w:author="LEOW,Mei" w:date="2026-01-29T17:52:00Z" w16du:dateUtc="2026-01-29T06:52:00Z"/>
                <w:rFonts w:cstheme="minorHAnsi"/>
                <w:b/>
                <w:bCs/>
                <w:sz w:val="20"/>
                <w:szCs w:val="20"/>
              </w:rPr>
            </w:pPr>
            <w:ins w:id="88" w:author="LEOW,Mei" w:date="2026-01-29T17:52:00Z" w16du:dateUtc="2026-01-29T06:52:00Z">
              <w:r w:rsidRPr="00BB69FF">
                <w:rPr>
                  <w:rFonts w:cstheme="minorHAnsi"/>
                  <w:b/>
                  <w:bCs/>
                  <w:sz w:val="20"/>
                  <w:szCs w:val="20"/>
                </w:rPr>
                <w:t>Project objectives</w:t>
              </w:r>
            </w:ins>
          </w:p>
          <w:p w14:paraId="5F12E464" w14:textId="489FA266" w:rsidR="008A54D4" w:rsidRPr="00BB69FF" w:rsidRDefault="008A54D4">
            <w:pPr>
              <w:rPr>
                <w:ins w:id="89" w:author="LEOW,Mei" w:date="2026-01-27T15:17:00Z" w16du:dateUtc="2026-01-27T04:17:00Z"/>
                <w:rFonts w:cstheme="minorHAnsi"/>
                <w:sz w:val="20"/>
                <w:szCs w:val="20"/>
              </w:rPr>
            </w:pPr>
            <w:ins w:id="90" w:author="LEOW,Mei" w:date="2026-01-27T15:13:00Z" w16du:dateUtc="2026-01-27T04:13:00Z">
              <w:r w:rsidRPr="00BB69FF">
                <w:rPr>
                  <w:rFonts w:cstheme="minorHAnsi"/>
                  <w:sz w:val="20"/>
                  <w:szCs w:val="20"/>
                </w:rPr>
                <w:t xml:space="preserve">The Department is seeking </w:t>
              </w:r>
            </w:ins>
            <w:ins w:id="91" w:author="LEOW,Mei" w:date="2026-01-27T15:14:00Z" w16du:dateUtc="2026-01-27T04:14:00Z">
              <w:r w:rsidRPr="00BB69FF">
                <w:rPr>
                  <w:rFonts w:cstheme="minorHAnsi"/>
                  <w:sz w:val="20"/>
                  <w:szCs w:val="20"/>
                </w:rPr>
                <w:t>services to support the Skills Taxonomies team</w:t>
              </w:r>
              <w:r w:rsidR="006B4D41" w:rsidRPr="00BB69FF">
                <w:rPr>
                  <w:rFonts w:cstheme="minorHAnsi"/>
                  <w:sz w:val="20"/>
                  <w:szCs w:val="20"/>
                </w:rPr>
                <w:t xml:space="preserve"> by reviewing</w:t>
              </w:r>
              <w:r w:rsidR="00EC057E" w:rsidRPr="00BB69FF">
                <w:rPr>
                  <w:rFonts w:cstheme="minorHAnsi"/>
                  <w:sz w:val="20"/>
                  <w:szCs w:val="20"/>
                </w:rPr>
                <w:t xml:space="preserve"> </w:t>
              </w:r>
            </w:ins>
            <w:ins w:id="92" w:author="LEOW,Mei" w:date="2026-01-28T18:14:00Z" w16du:dateUtc="2026-01-28T07:14:00Z">
              <w:r w:rsidR="00865977">
                <w:rPr>
                  <w:rFonts w:cstheme="minorHAnsi"/>
                  <w:sz w:val="20"/>
                  <w:szCs w:val="20"/>
                </w:rPr>
                <w:t>t</w:t>
              </w:r>
            </w:ins>
            <w:ins w:id="93" w:author="LEOW,Mei" w:date="2026-01-28T18:15:00Z" w16du:dateUtc="2026-01-28T07:15:00Z">
              <w:r w:rsidR="00865977">
                <w:rPr>
                  <w:rFonts w:cstheme="minorHAnsi"/>
                  <w:sz w:val="20"/>
                  <w:szCs w:val="20"/>
                </w:rPr>
                <w:t>h</w:t>
              </w:r>
            </w:ins>
            <w:ins w:id="94" w:author="LEOW,Mei" w:date="2026-01-29T17:52:00Z" w16du:dateUtc="2026-01-29T06:52:00Z">
              <w:r w:rsidR="006C4360">
                <w:rPr>
                  <w:rFonts w:cstheme="minorHAnsi"/>
                  <w:sz w:val="20"/>
                  <w:szCs w:val="20"/>
                </w:rPr>
                <w:t>e NST</w:t>
              </w:r>
            </w:ins>
            <w:ins w:id="95" w:author="LEOW,Mei" w:date="2026-01-28T18:15:00Z" w16du:dateUtc="2026-01-28T07:15:00Z">
              <w:r w:rsidR="00865977">
                <w:rPr>
                  <w:rFonts w:cstheme="minorHAnsi"/>
                  <w:sz w:val="20"/>
                  <w:szCs w:val="20"/>
                </w:rPr>
                <w:t xml:space="preserve"> </w:t>
              </w:r>
            </w:ins>
            <w:ins w:id="96" w:author="LEOW,Mei" w:date="2026-01-27T15:15:00Z" w16du:dateUtc="2026-01-27T04:15:00Z">
              <w:r w:rsidR="00EC057E" w:rsidRPr="00BB69FF">
                <w:rPr>
                  <w:rFonts w:cstheme="minorHAnsi"/>
                  <w:sz w:val="20"/>
                  <w:szCs w:val="20"/>
                </w:rPr>
                <w:t xml:space="preserve">methodology and developing a </w:t>
              </w:r>
              <w:r w:rsidR="00A456CC" w:rsidRPr="00BB69FF">
                <w:rPr>
                  <w:rFonts w:cstheme="minorHAnsi"/>
                  <w:sz w:val="20"/>
                  <w:szCs w:val="20"/>
                </w:rPr>
                <w:t>validation framework</w:t>
              </w:r>
              <w:r w:rsidR="00111F75" w:rsidRPr="00BB69FF">
                <w:rPr>
                  <w:rFonts w:cstheme="minorHAnsi"/>
                  <w:sz w:val="20"/>
                  <w:szCs w:val="20"/>
                </w:rPr>
                <w:t>.</w:t>
              </w:r>
            </w:ins>
          </w:p>
          <w:p w14:paraId="1E1892B6" w14:textId="4CF3638F" w:rsidR="00A80AA8" w:rsidRPr="00BB69FF" w:rsidRDefault="00A80AA8">
            <w:pPr>
              <w:rPr>
                <w:ins w:id="97" w:author="LEOW,Mei" w:date="2026-01-27T15:18:00Z" w16du:dateUtc="2026-01-27T04:18:00Z"/>
                <w:rFonts w:cstheme="minorHAnsi"/>
                <w:sz w:val="20"/>
                <w:szCs w:val="20"/>
              </w:rPr>
            </w:pPr>
            <w:ins w:id="98" w:author="LEOW,Mei" w:date="2026-01-27T15:17:00Z" w16du:dateUtc="2026-01-27T04:17:00Z">
              <w:r w:rsidRPr="00BB69FF">
                <w:rPr>
                  <w:rFonts w:cstheme="minorHAnsi"/>
                  <w:sz w:val="20"/>
                  <w:szCs w:val="20"/>
                </w:rPr>
                <w:t>The</w:t>
              </w:r>
            </w:ins>
            <w:ins w:id="99" w:author="LEOW,Mei" w:date="2026-01-27T15:18:00Z" w16du:dateUtc="2026-01-27T04:18:00Z">
              <w:r w:rsidR="00184225" w:rsidRPr="00BB69FF">
                <w:rPr>
                  <w:rFonts w:cstheme="minorHAnsi"/>
                  <w:sz w:val="20"/>
                  <w:szCs w:val="20"/>
                </w:rPr>
                <w:t xml:space="preserve"> services are required to</w:t>
              </w:r>
            </w:ins>
            <w:ins w:id="100" w:author="LEOW,Mei" w:date="2026-01-27T15:22:00Z" w16du:dateUtc="2026-01-27T04:22:00Z">
              <w:r w:rsidR="00AC4838" w:rsidRPr="00BB69FF">
                <w:rPr>
                  <w:rFonts w:cstheme="minorHAnsi"/>
                  <w:sz w:val="20"/>
                  <w:szCs w:val="20"/>
                </w:rPr>
                <w:t xml:space="preserve"> provide</w:t>
              </w:r>
            </w:ins>
            <w:ins w:id="101" w:author="LEOW,Mei" w:date="2026-01-27T15:18:00Z" w16du:dateUtc="2026-01-27T04:18:00Z">
              <w:r w:rsidR="00184225" w:rsidRPr="00BB69FF">
                <w:rPr>
                  <w:rFonts w:cstheme="minorHAnsi"/>
                  <w:sz w:val="20"/>
                  <w:szCs w:val="20"/>
                </w:rPr>
                <w:t>:</w:t>
              </w:r>
            </w:ins>
          </w:p>
          <w:p w14:paraId="0AB55D25" w14:textId="786CE1D0" w:rsidR="00184225" w:rsidRPr="00BB69FF" w:rsidRDefault="0044286D" w:rsidP="00184225">
            <w:pPr>
              <w:pStyle w:val="ListParagraph"/>
              <w:numPr>
                <w:ilvl w:val="0"/>
                <w:numId w:val="32"/>
              </w:numPr>
              <w:rPr>
                <w:ins w:id="102" w:author="LEOW,Mei" w:date="2026-01-27T15:22:00Z" w16du:dateUtc="2026-01-27T04:22:00Z"/>
                <w:rFonts w:cstheme="minorHAnsi"/>
                <w:sz w:val="20"/>
                <w:szCs w:val="20"/>
              </w:rPr>
            </w:pPr>
            <w:ins w:id="103" w:author="LEOW,Mei" w:date="2026-01-27T15:25:00Z" w16du:dateUtc="2026-01-27T04:25:00Z">
              <w:r w:rsidRPr="00BB69FF">
                <w:rPr>
                  <w:rFonts w:cstheme="minorHAnsi"/>
                  <w:sz w:val="20"/>
                  <w:szCs w:val="20"/>
                </w:rPr>
                <w:t xml:space="preserve">assurance that </w:t>
              </w:r>
            </w:ins>
            <w:ins w:id="104" w:author="LEOW,Mei" w:date="2026-01-27T15:18:00Z" w16du:dateUtc="2026-01-27T04:18:00Z">
              <w:r w:rsidR="002700B9" w:rsidRPr="00BB69FF">
                <w:rPr>
                  <w:rFonts w:cstheme="minorHAnsi"/>
                  <w:sz w:val="20"/>
                  <w:szCs w:val="20"/>
                </w:rPr>
                <w:t xml:space="preserve">the </w:t>
              </w:r>
            </w:ins>
            <w:ins w:id="105" w:author="LEOW,Mei" w:date="2026-01-27T15:19:00Z" w16du:dateUtc="2026-01-27T04:19:00Z">
              <w:r w:rsidR="002700B9" w:rsidRPr="00BB69FF">
                <w:rPr>
                  <w:rFonts w:cstheme="minorHAnsi"/>
                  <w:sz w:val="20"/>
                  <w:szCs w:val="20"/>
                </w:rPr>
                <w:t xml:space="preserve">methodology is robust and </w:t>
              </w:r>
              <w:r w:rsidR="002D6200" w:rsidRPr="00BB69FF">
                <w:rPr>
                  <w:rFonts w:cstheme="minorHAnsi"/>
                  <w:sz w:val="20"/>
                  <w:szCs w:val="20"/>
                </w:rPr>
                <w:t>aligns with good practice</w:t>
              </w:r>
            </w:ins>
          </w:p>
          <w:p w14:paraId="607E1D9B" w14:textId="77777777" w:rsidR="00AC4838" w:rsidRDefault="002A00B7" w:rsidP="00184225">
            <w:pPr>
              <w:pStyle w:val="ListParagraph"/>
              <w:numPr>
                <w:ilvl w:val="0"/>
                <w:numId w:val="32"/>
              </w:numPr>
              <w:rPr>
                <w:ins w:id="106" w:author="LEOW,Mei" w:date="2026-01-29T17:38:00Z" w16du:dateUtc="2026-01-29T06:38:00Z"/>
                <w:rFonts w:cstheme="minorHAnsi"/>
                <w:sz w:val="20"/>
                <w:szCs w:val="20"/>
              </w:rPr>
            </w:pPr>
            <w:ins w:id="107" w:author="LEOW,Mei" w:date="2026-01-27T15:23:00Z" w16du:dateUtc="2026-01-27T04:23:00Z">
              <w:r w:rsidRPr="00BB69FF">
                <w:rPr>
                  <w:rFonts w:cstheme="minorHAnsi"/>
                  <w:sz w:val="20"/>
                  <w:szCs w:val="20"/>
                </w:rPr>
                <w:t xml:space="preserve">a </w:t>
              </w:r>
            </w:ins>
            <w:ins w:id="108" w:author="LEOW,Mei" w:date="2026-01-27T15:25:00Z" w16du:dateUtc="2026-01-27T04:25:00Z">
              <w:r w:rsidR="0044286D" w:rsidRPr="00BB69FF">
                <w:rPr>
                  <w:rFonts w:cstheme="minorHAnsi"/>
                  <w:sz w:val="20"/>
                  <w:szCs w:val="20"/>
                </w:rPr>
                <w:t>standard</w:t>
              </w:r>
            </w:ins>
            <w:ins w:id="109" w:author="LEOW,Mei" w:date="2026-01-27T15:23:00Z" w16du:dateUtc="2026-01-27T04:23:00Z">
              <w:r w:rsidRPr="00BB69FF">
                <w:rPr>
                  <w:rFonts w:cstheme="minorHAnsi"/>
                  <w:sz w:val="20"/>
                  <w:szCs w:val="20"/>
                </w:rPr>
                <w:t xml:space="preserve"> process and set of criteria for evaluating</w:t>
              </w:r>
            </w:ins>
            <w:ins w:id="110" w:author="LEOW,Mei" w:date="2026-01-27T15:24:00Z" w16du:dateUtc="2026-01-27T04:24:00Z">
              <w:r w:rsidR="00FB54E8" w:rsidRPr="00BB69FF">
                <w:rPr>
                  <w:rFonts w:cstheme="minorHAnsi"/>
                  <w:sz w:val="20"/>
                  <w:szCs w:val="20"/>
                </w:rPr>
                <w:t xml:space="preserve"> </w:t>
              </w:r>
              <w:commentRangeStart w:id="111"/>
              <w:r w:rsidR="00FB54E8" w:rsidRPr="00BB69FF">
                <w:rPr>
                  <w:rFonts w:cstheme="minorHAnsi"/>
                  <w:sz w:val="20"/>
                  <w:szCs w:val="20"/>
                </w:rPr>
                <w:t>future iterations of the NST methodology</w:t>
              </w:r>
            </w:ins>
            <w:commentRangeEnd w:id="111"/>
            <w:ins w:id="112" w:author="LEOW,Mei" w:date="2026-01-28T09:12:00Z" w16du:dateUtc="2026-01-27T22:12:00Z">
              <w:r w:rsidR="00303395" w:rsidRPr="00BB69FF">
                <w:rPr>
                  <w:rStyle w:val="CommentReference"/>
                  <w:rFonts w:cstheme="minorHAnsi"/>
                  <w:sz w:val="20"/>
                  <w:szCs w:val="20"/>
                </w:rPr>
                <w:commentReference w:id="111"/>
              </w:r>
            </w:ins>
            <w:ins w:id="113" w:author="LEOW,Mei" w:date="2026-01-27T15:40:00Z" w16du:dateUtc="2026-01-27T04:40:00Z">
              <w:r w:rsidR="00F51A4E" w:rsidRPr="00BB69FF">
                <w:rPr>
                  <w:rFonts w:cstheme="minorHAnsi"/>
                  <w:sz w:val="20"/>
                  <w:szCs w:val="20"/>
                </w:rPr>
                <w:t>.</w:t>
              </w:r>
            </w:ins>
          </w:p>
          <w:p w14:paraId="3E50B6EA" w14:textId="30B57339" w:rsidR="00A15456" w:rsidRDefault="00A15456" w:rsidP="00A15456">
            <w:pPr>
              <w:rPr>
                <w:ins w:id="114" w:author="LEOW,Mei" w:date="2026-01-29T18:13:00Z" w16du:dateUtc="2026-01-29T07:13:00Z"/>
                <w:rFonts w:cstheme="minorHAnsi"/>
                <w:sz w:val="20"/>
                <w:szCs w:val="20"/>
              </w:rPr>
            </w:pPr>
            <w:ins w:id="115" w:author="LEOW,Mei" w:date="2026-01-29T17:38:00Z" w16du:dateUtc="2026-01-29T06:38:00Z">
              <w:r>
                <w:rPr>
                  <w:rFonts w:cstheme="minorHAnsi"/>
                  <w:sz w:val="20"/>
                  <w:szCs w:val="20"/>
                </w:rPr>
                <w:t xml:space="preserve">The findings will be used to </w:t>
              </w:r>
              <w:r w:rsidR="00F40D1F">
                <w:rPr>
                  <w:rFonts w:cstheme="minorHAnsi"/>
                  <w:sz w:val="20"/>
                  <w:szCs w:val="20"/>
                </w:rPr>
                <w:t>improve the NST</w:t>
              </w:r>
              <w:r w:rsidR="00E55A6C">
                <w:rPr>
                  <w:rFonts w:cstheme="minorHAnsi"/>
                  <w:sz w:val="20"/>
                  <w:szCs w:val="20"/>
                </w:rPr>
                <w:t xml:space="preserve"> and </w:t>
              </w:r>
            </w:ins>
            <w:ins w:id="116" w:author="LEOW,Mei" w:date="2026-01-29T17:39:00Z" w16du:dateUtc="2026-01-29T06:39:00Z">
              <w:r w:rsidR="0026323C">
                <w:rPr>
                  <w:rFonts w:cstheme="minorHAnsi"/>
                  <w:sz w:val="20"/>
                  <w:szCs w:val="20"/>
                </w:rPr>
                <w:t>boost</w:t>
              </w:r>
              <w:r w:rsidR="0091510A">
                <w:rPr>
                  <w:rFonts w:cstheme="minorHAnsi"/>
                  <w:sz w:val="20"/>
                  <w:szCs w:val="20"/>
                </w:rPr>
                <w:t xml:space="preserve"> stakeholder/user confidence</w:t>
              </w:r>
              <w:r w:rsidR="00381C3D">
                <w:rPr>
                  <w:rFonts w:cstheme="minorHAnsi"/>
                  <w:sz w:val="20"/>
                  <w:szCs w:val="20"/>
                </w:rPr>
                <w:t xml:space="preserve"> in </w:t>
              </w:r>
              <w:r w:rsidR="00590AD9">
                <w:rPr>
                  <w:rFonts w:cstheme="minorHAnsi"/>
                  <w:sz w:val="20"/>
                  <w:szCs w:val="20"/>
                </w:rPr>
                <w:t>its quality.</w:t>
              </w:r>
            </w:ins>
          </w:p>
          <w:p w14:paraId="420F4724" w14:textId="7ADD791A" w:rsidR="00D33F8F" w:rsidRPr="00A15456" w:rsidRDefault="00D33F8F">
            <w:pPr>
              <w:rPr>
                <w:ins w:id="117" w:author="LEOW,Mei" w:date="2026-01-27T15:41:00Z" w16du:dateUtc="2026-01-27T04:41:00Z"/>
                <w:rFonts w:cstheme="minorHAnsi"/>
                <w:sz w:val="20"/>
                <w:szCs w:val="20"/>
                <w:rPrChange w:id="118" w:author="LEOW,Mei" w:date="2026-01-29T17:38:00Z" w16du:dateUtc="2026-01-29T06:38:00Z">
                  <w:rPr>
                    <w:ins w:id="119" w:author="LEOW,Mei" w:date="2026-01-27T15:41:00Z" w16du:dateUtc="2026-01-27T04:41:00Z"/>
                  </w:rPr>
                </w:rPrChange>
              </w:rPr>
              <w:pPrChange w:id="120" w:author="LEOW,Mei" w:date="2026-01-29T17:38:00Z" w16du:dateUtc="2026-01-29T06:38:00Z">
                <w:pPr>
                  <w:pStyle w:val="ListParagraph"/>
                  <w:numPr>
                    <w:numId w:val="32"/>
                  </w:numPr>
                  <w:ind w:hanging="360"/>
                </w:pPr>
              </w:pPrChange>
            </w:pPr>
            <w:ins w:id="121" w:author="LEOW,Mei" w:date="2026-01-29T18:13:00Z" w16du:dateUtc="2026-01-29T07:13:00Z">
              <w:r>
                <w:rPr>
                  <w:rFonts w:cstheme="minorHAnsi"/>
                  <w:sz w:val="20"/>
                  <w:szCs w:val="20"/>
                </w:rPr>
                <w:t>The services are split into</w:t>
              </w:r>
              <w:r w:rsidR="00B009F4">
                <w:rPr>
                  <w:rFonts w:cstheme="minorHAnsi"/>
                  <w:sz w:val="20"/>
                  <w:szCs w:val="20"/>
                </w:rPr>
                <w:t xml:space="preserve"> the</w:t>
              </w:r>
              <w:r>
                <w:rPr>
                  <w:rFonts w:cstheme="minorHAnsi"/>
                  <w:sz w:val="20"/>
                  <w:szCs w:val="20"/>
                </w:rPr>
                <w:t xml:space="preserve"> 4</w:t>
              </w:r>
              <w:r w:rsidR="00B009F4">
                <w:rPr>
                  <w:rFonts w:cstheme="minorHAnsi"/>
                  <w:sz w:val="20"/>
                  <w:szCs w:val="20"/>
                </w:rPr>
                <w:t xml:space="preserve"> following </w:t>
              </w:r>
              <w:r>
                <w:rPr>
                  <w:rFonts w:cstheme="minorHAnsi"/>
                  <w:sz w:val="20"/>
                  <w:szCs w:val="20"/>
                </w:rPr>
                <w:t>components</w:t>
              </w:r>
              <w:r w:rsidR="00EB169B">
                <w:rPr>
                  <w:rFonts w:cstheme="minorHAnsi"/>
                  <w:sz w:val="20"/>
                  <w:szCs w:val="20"/>
                </w:rPr>
                <w:t>.</w:t>
              </w:r>
            </w:ins>
          </w:p>
          <w:p w14:paraId="5828B4E0" w14:textId="1787FC78" w:rsidR="00D11D56" w:rsidRPr="00BB69FF" w:rsidDel="00A73210" w:rsidRDefault="00D11D56" w:rsidP="00D11D56">
            <w:pPr>
              <w:rPr>
                <w:del w:id="122" w:author="LEOW,Mei" w:date="2026-01-29T17:52:00Z" w16du:dateUtc="2026-01-29T06:52:00Z"/>
                <w:rFonts w:cstheme="minorHAnsi"/>
                <w:b/>
                <w:bCs/>
                <w:sz w:val="20"/>
                <w:szCs w:val="20"/>
              </w:rPr>
            </w:pPr>
          </w:p>
          <w:p w14:paraId="00AE310E" w14:textId="60CFE42C" w:rsidR="00517D62" w:rsidRPr="00E43AD2" w:rsidRDefault="00517D62">
            <w:pPr>
              <w:rPr>
                <w:ins w:id="123" w:author="LEOW,Mei" w:date="2026-01-29T17:41:00Z" w16du:dateUtc="2026-01-29T06:41:00Z"/>
                <w:rFonts w:cstheme="minorHAnsi"/>
                <w:i/>
                <w:iCs/>
                <w:sz w:val="20"/>
                <w:szCs w:val="20"/>
                <w:rPrChange w:id="124" w:author="LEOW,Mei" w:date="2026-01-29T17:42:00Z" w16du:dateUtc="2026-01-29T06:42:00Z">
                  <w:rPr>
                    <w:ins w:id="125" w:author="LEOW,Mei" w:date="2026-01-29T17:41:00Z" w16du:dateUtc="2026-01-29T06:41:00Z"/>
                    <w:rFonts w:cstheme="minorHAnsi"/>
                    <w:sz w:val="20"/>
                    <w:szCs w:val="20"/>
                  </w:rPr>
                </w:rPrChange>
              </w:rPr>
            </w:pPr>
            <w:ins w:id="126" w:author="LEOW,Mei" w:date="2026-01-29T15:07:00Z" w16du:dateUtc="2026-01-29T04:07:00Z">
              <w:r w:rsidRPr="00E43AD2">
                <w:rPr>
                  <w:rFonts w:cstheme="minorHAnsi"/>
                  <w:i/>
                  <w:iCs/>
                  <w:sz w:val="20"/>
                  <w:szCs w:val="20"/>
                  <w:rPrChange w:id="127" w:author="LEOW,Mei" w:date="2026-01-29T17:42:00Z" w16du:dateUtc="2026-01-29T06:42:00Z">
                    <w:rPr>
                      <w:rFonts w:cstheme="minorHAnsi"/>
                      <w:sz w:val="20"/>
                      <w:szCs w:val="20"/>
                    </w:rPr>
                  </w:rPrChange>
                </w:rPr>
                <w:t>Com</w:t>
              </w:r>
            </w:ins>
            <w:ins w:id="128" w:author="LEOW,Mei" w:date="2026-01-29T15:08:00Z" w16du:dateUtc="2026-01-29T04:08:00Z">
              <w:r w:rsidRPr="00E43AD2">
                <w:rPr>
                  <w:rFonts w:cstheme="minorHAnsi"/>
                  <w:i/>
                  <w:iCs/>
                  <w:sz w:val="20"/>
                  <w:szCs w:val="20"/>
                  <w:rPrChange w:id="129" w:author="LEOW,Mei" w:date="2026-01-29T17:42:00Z" w16du:dateUtc="2026-01-29T06:42:00Z">
                    <w:rPr>
                      <w:rFonts w:cstheme="minorHAnsi"/>
                      <w:sz w:val="20"/>
                      <w:szCs w:val="20"/>
                    </w:rPr>
                  </w:rPrChange>
                </w:rPr>
                <w:t>ponent 1:</w:t>
              </w:r>
            </w:ins>
            <w:ins w:id="130" w:author="LEOW,Mei" w:date="2026-01-29T16:21:00Z" w16du:dateUtc="2026-01-29T05:21:00Z">
              <w:r w:rsidR="009A50B0" w:rsidRPr="00E43AD2">
                <w:rPr>
                  <w:rFonts w:cstheme="minorHAnsi"/>
                  <w:i/>
                  <w:iCs/>
                  <w:sz w:val="20"/>
                  <w:szCs w:val="20"/>
                  <w:rPrChange w:id="131" w:author="LEOW,Mei" w:date="2026-01-29T17:42:00Z" w16du:dateUtc="2026-01-29T06:42:00Z">
                    <w:rPr>
                      <w:rFonts w:cstheme="minorHAnsi"/>
                      <w:sz w:val="20"/>
                      <w:szCs w:val="20"/>
                    </w:rPr>
                  </w:rPrChange>
                </w:rPr>
                <w:t xml:space="preserve"> </w:t>
              </w:r>
            </w:ins>
            <w:ins w:id="132" w:author="LEOW,Mei" w:date="2026-01-29T16:22:00Z" w16du:dateUtc="2026-01-29T05:22:00Z">
              <w:r w:rsidR="00951291" w:rsidRPr="00E43AD2">
                <w:rPr>
                  <w:rFonts w:cstheme="minorHAnsi"/>
                  <w:i/>
                  <w:iCs/>
                  <w:sz w:val="20"/>
                  <w:szCs w:val="20"/>
                  <w:rPrChange w:id="133" w:author="LEOW,Mei" w:date="2026-01-29T17:42:00Z" w16du:dateUtc="2026-01-29T06:42:00Z">
                    <w:rPr>
                      <w:rFonts w:cstheme="minorHAnsi"/>
                      <w:sz w:val="20"/>
                      <w:szCs w:val="20"/>
                    </w:rPr>
                  </w:rPrChange>
                </w:rPr>
                <w:t>Review of skill harvest</w:t>
              </w:r>
            </w:ins>
            <w:ins w:id="134" w:author="LEOW,Mei" w:date="2026-01-29T16:23:00Z" w16du:dateUtc="2026-01-29T05:23:00Z">
              <w:r w:rsidR="00951291" w:rsidRPr="00E43AD2">
                <w:rPr>
                  <w:rFonts w:cstheme="minorHAnsi"/>
                  <w:i/>
                  <w:iCs/>
                  <w:sz w:val="20"/>
                  <w:szCs w:val="20"/>
                  <w:rPrChange w:id="135" w:author="LEOW,Mei" w:date="2026-01-29T17:42:00Z" w16du:dateUtc="2026-01-29T06:42:00Z">
                    <w:rPr>
                      <w:rFonts w:cstheme="minorHAnsi"/>
                      <w:sz w:val="20"/>
                      <w:szCs w:val="20"/>
                    </w:rPr>
                  </w:rPrChange>
                </w:rPr>
                <w:t>er</w:t>
              </w:r>
            </w:ins>
            <w:ins w:id="136" w:author="LEOW,Mei" w:date="2026-01-29T16:22:00Z" w16du:dateUtc="2026-01-29T05:22:00Z">
              <w:r w:rsidR="00951291" w:rsidRPr="00E43AD2">
                <w:rPr>
                  <w:rFonts w:cstheme="minorHAnsi"/>
                  <w:i/>
                  <w:iCs/>
                  <w:sz w:val="20"/>
                  <w:szCs w:val="20"/>
                  <w:rPrChange w:id="137" w:author="LEOW,Mei" w:date="2026-01-29T17:42:00Z" w16du:dateUtc="2026-01-29T06:42:00Z">
                    <w:rPr>
                      <w:rFonts w:cstheme="minorHAnsi"/>
                      <w:sz w:val="20"/>
                      <w:szCs w:val="20"/>
                    </w:rPr>
                  </w:rPrChange>
                </w:rPr>
                <w:t xml:space="preserve"> methodology</w:t>
              </w:r>
            </w:ins>
          </w:p>
          <w:p w14:paraId="5A053F96" w14:textId="77777777" w:rsidR="00663D69" w:rsidRDefault="00ED1927" w:rsidP="00FA0E5B">
            <w:pPr>
              <w:pStyle w:val="ListParagraph"/>
              <w:numPr>
                <w:ilvl w:val="0"/>
                <w:numId w:val="38"/>
              </w:numPr>
              <w:rPr>
                <w:ins w:id="138" w:author="LEOW,Mei" w:date="2026-01-29T18:03:00Z" w16du:dateUtc="2026-01-29T07:03:00Z"/>
                <w:rFonts w:cstheme="minorHAnsi"/>
                <w:sz w:val="20"/>
                <w:szCs w:val="20"/>
              </w:rPr>
            </w:pPr>
            <w:ins w:id="139" w:author="LEOW,Mei" w:date="2026-01-29T17:41:00Z" w16du:dateUtc="2026-01-29T06:41:00Z">
              <w:r>
                <w:rPr>
                  <w:rFonts w:cstheme="minorHAnsi"/>
                  <w:sz w:val="20"/>
                  <w:szCs w:val="20"/>
                </w:rPr>
                <w:t>Provide</w:t>
              </w:r>
              <w:r w:rsidR="00075627">
                <w:rPr>
                  <w:rFonts w:cstheme="minorHAnsi"/>
                  <w:sz w:val="20"/>
                  <w:szCs w:val="20"/>
                </w:rPr>
                <w:t xml:space="preserve"> critical feedback on</w:t>
              </w:r>
            </w:ins>
            <w:ins w:id="140" w:author="LEOW,Mei" w:date="2026-01-29T18:03:00Z" w16du:dateUtc="2026-01-29T07:03:00Z">
              <w:r w:rsidR="00663D69">
                <w:rPr>
                  <w:rFonts w:cstheme="minorHAnsi"/>
                  <w:sz w:val="20"/>
                  <w:szCs w:val="20"/>
                </w:rPr>
                <w:t>:</w:t>
              </w:r>
            </w:ins>
          </w:p>
          <w:p w14:paraId="041FC72F" w14:textId="5D567CF9" w:rsidR="00E43AD2" w:rsidRDefault="00075627" w:rsidP="00663D69">
            <w:pPr>
              <w:pStyle w:val="ListParagraph"/>
              <w:numPr>
                <w:ilvl w:val="1"/>
                <w:numId w:val="38"/>
              </w:numPr>
              <w:rPr>
                <w:ins w:id="141" w:author="LEOW,Mei" w:date="2026-01-29T18:23:00Z" w16du:dateUtc="2026-01-29T07:23:00Z"/>
                <w:rFonts w:cstheme="minorHAnsi"/>
                <w:sz w:val="20"/>
                <w:szCs w:val="20"/>
              </w:rPr>
            </w:pPr>
            <w:ins w:id="142" w:author="LEOW,Mei" w:date="2026-01-29T17:41:00Z" w16du:dateUtc="2026-01-29T06:41:00Z">
              <w:r>
                <w:rPr>
                  <w:rFonts w:cstheme="minorHAnsi"/>
                  <w:sz w:val="20"/>
                  <w:szCs w:val="20"/>
                </w:rPr>
                <w:t>the</w:t>
              </w:r>
              <w:r w:rsidR="00CE1479">
                <w:rPr>
                  <w:rFonts w:cstheme="minorHAnsi"/>
                  <w:sz w:val="20"/>
                  <w:szCs w:val="20"/>
                </w:rPr>
                <w:t xml:space="preserve"> </w:t>
              </w:r>
            </w:ins>
            <w:ins w:id="143" w:author="LEOW,Mei" w:date="2026-01-29T17:55:00Z" w16du:dateUtc="2026-01-29T06:55:00Z">
              <w:r w:rsidR="00D864E3">
                <w:rPr>
                  <w:rFonts w:cstheme="minorHAnsi"/>
                  <w:sz w:val="20"/>
                  <w:szCs w:val="20"/>
                </w:rPr>
                <w:t xml:space="preserve">suitability, </w:t>
              </w:r>
            </w:ins>
            <w:ins w:id="144" w:author="LEOW,Mei" w:date="2026-01-29T17:44:00Z" w16du:dateUtc="2026-01-29T06:44:00Z">
              <w:r w:rsidR="00E43AD2">
                <w:rPr>
                  <w:rFonts w:cstheme="minorHAnsi"/>
                  <w:sz w:val="20"/>
                  <w:szCs w:val="20"/>
                </w:rPr>
                <w:t>accuracy</w:t>
              </w:r>
            </w:ins>
            <w:ins w:id="145" w:author="LEOW,Mei" w:date="2026-01-29T17:48:00Z" w16du:dateUtc="2026-01-29T06:48:00Z">
              <w:r w:rsidR="00970AEE">
                <w:rPr>
                  <w:rFonts w:cstheme="minorHAnsi"/>
                  <w:sz w:val="20"/>
                  <w:szCs w:val="20"/>
                </w:rPr>
                <w:t xml:space="preserve"> and</w:t>
              </w:r>
            </w:ins>
            <w:ins w:id="146" w:author="LEOW,Mei" w:date="2026-01-29T17:44:00Z" w16du:dateUtc="2026-01-29T06:44:00Z">
              <w:r w:rsidR="00E43AD2">
                <w:rPr>
                  <w:rFonts w:cstheme="minorHAnsi"/>
                  <w:sz w:val="20"/>
                  <w:szCs w:val="20"/>
                </w:rPr>
                <w:t xml:space="preserve"> </w:t>
              </w:r>
              <w:r w:rsidR="0000104B">
                <w:rPr>
                  <w:rFonts w:cstheme="minorHAnsi"/>
                  <w:sz w:val="20"/>
                  <w:szCs w:val="20"/>
                </w:rPr>
                <w:t>efficiency</w:t>
              </w:r>
            </w:ins>
            <w:ins w:id="147" w:author="LEOW,Mei" w:date="2026-01-29T17:48:00Z" w16du:dateUtc="2026-01-29T06:48:00Z">
              <w:r w:rsidR="00970AEE">
                <w:rPr>
                  <w:rFonts w:cstheme="minorHAnsi"/>
                  <w:sz w:val="20"/>
                  <w:szCs w:val="20"/>
                </w:rPr>
                <w:t xml:space="preserve"> of the</w:t>
              </w:r>
            </w:ins>
            <w:ins w:id="148" w:author="LEOW,Mei" w:date="2026-01-29T17:44:00Z" w16du:dateUtc="2026-01-29T06:44:00Z">
              <w:r w:rsidR="0000104B">
                <w:rPr>
                  <w:rFonts w:cstheme="minorHAnsi"/>
                  <w:sz w:val="20"/>
                  <w:szCs w:val="20"/>
                </w:rPr>
                <w:t xml:space="preserve"> </w:t>
              </w:r>
            </w:ins>
            <w:ins w:id="149" w:author="LEOW,Mei" w:date="2026-01-29T17:41:00Z" w16du:dateUtc="2026-01-29T06:41:00Z">
              <w:r w:rsidR="00CE1479">
                <w:rPr>
                  <w:rFonts w:cstheme="minorHAnsi"/>
                  <w:sz w:val="20"/>
                  <w:szCs w:val="20"/>
                </w:rPr>
                <w:t xml:space="preserve">skill harvester </w:t>
              </w:r>
            </w:ins>
            <w:ins w:id="150" w:author="LEOW,Mei" w:date="2026-01-29T17:42:00Z" w16du:dateUtc="2026-01-29T06:42:00Z">
              <w:r w:rsidR="00CE1479">
                <w:rPr>
                  <w:rFonts w:cstheme="minorHAnsi"/>
                  <w:sz w:val="20"/>
                  <w:szCs w:val="20"/>
                </w:rPr>
                <w:t>methodology</w:t>
              </w:r>
            </w:ins>
            <w:ins w:id="151" w:author="LEOW,Mei" w:date="2026-01-29T17:56:00Z" w16du:dateUtc="2026-01-29T06:56:00Z">
              <w:r w:rsidR="009F7A33">
                <w:rPr>
                  <w:rFonts w:cstheme="minorHAnsi"/>
                  <w:sz w:val="20"/>
                  <w:szCs w:val="20"/>
                </w:rPr>
                <w:t xml:space="preserve"> for </w:t>
              </w:r>
              <w:r w:rsidR="008D14CB">
                <w:rPr>
                  <w:rFonts w:cstheme="minorHAnsi"/>
                  <w:sz w:val="20"/>
                  <w:szCs w:val="20"/>
                </w:rPr>
                <w:t xml:space="preserve">current </w:t>
              </w:r>
              <w:r w:rsidR="008569FE">
                <w:rPr>
                  <w:rFonts w:cstheme="minorHAnsi"/>
                  <w:sz w:val="20"/>
                  <w:szCs w:val="20"/>
                </w:rPr>
                <w:t>inputs (VET and university course data) and</w:t>
              </w:r>
              <w:r w:rsidR="004542C4">
                <w:rPr>
                  <w:rFonts w:cstheme="minorHAnsi"/>
                  <w:sz w:val="20"/>
                  <w:szCs w:val="20"/>
                </w:rPr>
                <w:t xml:space="preserve"> future</w:t>
              </w:r>
            </w:ins>
            <w:ins w:id="152" w:author="LEOW,Mei" w:date="2026-01-29T18:00:00Z" w16du:dateUtc="2026-01-29T07:00:00Z">
              <w:r w:rsidR="001E6428">
                <w:rPr>
                  <w:rFonts w:cstheme="minorHAnsi"/>
                  <w:sz w:val="20"/>
                  <w:szCs w:val="20"/>
                </w:rPr>
                <w:t>, scaled-up</w:t>
              </w:r>
            </w:ins>
            <w:ins w:id="153" w:author="LEOW,Mei" w:date="2026-01-29T17:56:00Z" w16du:dateUtc="2026-01-29T06:56:00Z">
              <w:r w:rsidR="004542C4">
                <w:rPr>
                  <w:rFonts w:cstheme="minorHAnsi"/>
                  <w:sz w:val="20"/>
                  <w:szCs w:val="20"/>
                </w:rPr>
                <w:t xml:space="preserve"> inputs</w:t>
              </w:r>
            </w:ins>
            <w:ins w:id="154" w:author="LEOW,Mei" w:date="2026-01-29T17:57:00Z" w16du:dateUtc="2026-01-29T06:57:00Z">
              <w:r w:rsidR="004542C4">
                <w:rPr>
                  <w:rFonts w:cstheme="minorHAnsi"/>
                  <w:sz w:val="20"/>
                  <w:szCs w:val="20"/>
                </w:rPr>
                <w:t xml:space="preserve"> (job advertisements, </w:t>
              </w:r>
              <w:r w:rsidR="00E60A41">
                <w:rPr>
                  <w:rFonts w:cstheme="minorHAnsi"/>
                  <w:sz w:val="20"/>
                  <w:szCs w:val="20"/>
                </w:rPr>
                <w:t>professional standards</w:t>
              </w:r>
              <w:r w:rsidR="004542C4">
                <w:rPr>
                  <w:rFonts w:cstheme="minorHAnsi"/>
                  <w:sz w:val="20"/>
                  <w:szCs w:val="20"/>
                </w:rPr>
                <w:t>, resumes, etc)</w:t>
              </w:r>
            </w:ins>
          </w:p>
          <w:p w14:paraId="13441B2C" w14:textId="0F9086C9" w:rsidR="00E200AC" w:rsidRDefault="2FA90EB6" w:rsidP="1559729C">
            <w:pPr>
              <w:pStyle w:val="ListParagraph"/>
              <w:numPr>
                <w:ilvl w:val="1"/>
                <w:numId w:val="38"/>
              </w:numPr>
              <w:rPr>
                <w:sz w:val="20"/>
                <w:szCs w:val="20"/>
                <w:highlight w:val="yellow"/>
                <w:rPrChange w:id="155" w:author="Unknown" w16du:dateUtc="2026-01-29T07:23:00Z">
                  <w:rPr/>
                </w:rPrChange>
              </w:rPr>
            </w:pPr>
            <w:ins w:id="156" w:author="KNEEBONE,Les" w:date="2026-01-30T00:59:00Z">
              <w:r w:rsidRPr="1559729C">
                <w:rPr>
                  <w:sz w:val="20"/>
                  <w:szCs w:val="20"/>
                  <w:highlight w:val="yellow"/>
                </w:rPr>
                <w:t xml:space="preserve">The suitability of </w:t>
              </w:r>
            </w:ins>
            <w:ins w:id="157" w:author="KNEEBONE,Les" w:date="2026-01-30T01:00:00Z">
              <w:r w:rsidRPr="1559729C">
                <w:rPr>
                  <w:sz w:val="20"/>
                  <w:szCs w:val="20"/>
                  <w:highlight w:val="yellow"/>
                </w:rPr>
                <w:t>methodology for transforming harvested data to interoperable formats</w:t>
              </w:r>
            </w:ins>
          </w:p>
          <w:p w14:paraId="590CB802" w14:textId="452FAF47" w:rsidR="007C7C32" w:rsidRDefault="007C7C32" w:rsidP="00E200AC">
            <w:pPr>
              <w:pStyle w:val="ListParagraph"/>
              <w:numPr>
                <w:ilvl w:val="1"/>
                <w:numId w:val="33"/>
              </w:numPr>
              <w:rPr>
                <w:ins w:id="158" w:author="LEOW,Mei" w:date="2026-01-28T18:30:00Z" w16du:dateUtc="2026-01-28T07:30:00Z"/>
                <w:rFonts w:cstheme="minorHAnsi"/>
                <w:sz w:val="20"/>
                <w:szCs w:val="20"/>
              </w:rPr>
            </w:pPr>
            <w:ins w:id="159" w:author="LEOW,Mei" w:date="2026-01-27T16:11:00Z" w16du:dateUtc="2026-01-27T05:11:00Z">
              <w:r w:rsidRPr="00E200AC">
                <w:rPr>
                  <w:rFonts w:cstheme="minorHAnsi"/>
                  <w:sz w:val="20"/>
                  <w:szCs w:val="20"/>
                </w:rPr>
                <w:t xml:space="preserve">propose a </w:t>
              </w:r>
            </w:ins>
            <w:ins w:id="160" w:author="LEOW,Mei" w:date="2026-01-27T16:12:00Z" w16du:dateUtc="2026-01-27T05:12:00Z">
              <w:r w:rsidR="00C86F57" w:rsidRPr="00E200AC">
                <w:rPr>
                  <w:rFonts w:cstheme="minorHAnsi"/>
                  <w:sz w:val="20"/>
                  <w:szCs w:val="20"/>
                </w:rPr>
                <w:t>framework for validating</w:t>
              </w:r>
            </w:ins>
            <w:ins w:id="161" w:author="LEOW,Mei" w:date="2026-01-27T17:14:00Z" w16du:dateUtc="2026-01-27T06:14:00Z">
              <w:r w:rsidR="00EB4585" w:rsidRPr="00E200AC">
                <w:rPr>
                  <w:rFonts w:cstheme="minorHAnsi"/>
                  <w:sz w:val="20"/>
                  <w:szCs w:val="20"/>
                </w:rPr>
                <w:t xml:space="preserve"> future versions of</w:t>
              </w:r>
            </w:ins>
            <w:ins w:id="162" w:author="LEOW,Mei" w:date="2026-01-27T17:15:00Z" w16du:dateUtc="2026-01-27T06:15:00Z">
              <w:r w:rsidR="00EB4585" w:rsidRPr="00E200AC">
                <w:rPr>
                  <w:rFonts w:cstheme="minorHAnsi"/>
                  <w:sz w:val="20"/>
                  <w:szCs w:val="20"/>
                </w:rPr>
                <w:t xml:space="preserve"> the </w:t>
              </w:r>
              <w:commentRangeStart w:id="163"/>
              <w:r w:rsidR="00EB4585" w:rsidRPr="00E200AC">
                <w:rPr>
                  <w:rFonts w:cstheme="minorHAnsi"/>
                  <w:sz w:val="20"/>
                  <w:szCs w:val="20"/>
                </w:rPr>
                <w:t>methodolog</w:t>
              </w:r>
              <w:commentRangeEnd w:id="163"/>
              <w:r w:rsidR="006F5C6B">
                <w:rPr>
                  <w:rStyle w:val="CommentReference"/>
                  <w:rFonts w:cstheme="minorHAnsi"/>
                  <w:sz w:val="20"/>
                  <w:szCs w:val="20"/>
                </w:rPr>
                <w:commentReference w:id="163"/>
              </w:r>
            </w:ins>
            <w:ins w:id="164" w:author="LEOW,Mei" w:date="2026-01-29T17:36:00Z" w16du:dateUtc="2026-01-29T06:36:00Z">
              <w:r w:rsidR="00F259FC">
                <w:rPr>
                  <w:rFonts w:cstheme="minorHAnsi"/>
                  <w:sz w:val="20"/>
                  <w:szCs w:val="20"/>
                </w:rPr>
                <w:t>ies</w:t>
              </w:r>
            </w:ins>
            <w:ins w:id="165" w:author="LEOW,Mei" w:date="2026-01-27T17:15:00Z" w16du:dateUtc="2026-01-27T06:15:00Z">
              <w:r w:rsidR="006F5C6B" w:rsidRPr="00E200AC">
                <w:rPr>
                  <w:rFonts w:cstheme="minorHAnsi"/>
                  <w:sz w:val="20"/>
                  <w:szCs w:val="20"/>
                </w:rPr>
                <w:t>.</w:t>
              </w:r>
            </w:ins>
          </w:p>
          <w:p w14:paraId="238054A7" w14:textId="66ABD80F" w:rsidR="00250E4D" w:rsidRPr="00E200AC" w:rsidRDefault="00250E4D" w:rsidP="00250E4D">
            <w:pPr>
              <w:pStyle w:val="ListParagraph"/>
              <w:numPr>
                <w:ilvl w:val="0"/>
                <w:numId w:val="33"/>
              </w:numPr>
              <w:rPr>
                <w:rFonts w:cstheme="minorHAnsi"/>
                <w:sz w:val="20"/>
                <w:szCs w:val="20"/>
                <w:rPrChange w:id="166" w:author="LEOW,Mei" w:date="2026-01-27T15:41:00Z" w16du:dateUtc="2026-01-27T04:41:00Z">
                  <w:rPr>
                    <w:highlight w:val="yellow"/>
                  </w:rPr>
                </w:rPrChange>
              </w:rPr>
            </w:pPr>
            <w:commentRangeStart w:id="167"/>
            <w:ins w:id="168" w:author="LEOW,Mei" w:date="2026-01-28T18:30:00Z" w16du:dateUtc="2026-01-28T07:30:00Z">
              <w:r>
                <w:rPr>
                  <w:rFonts w:cstheme="minorHAnsi"/>
                  <w:sz w:val="20"/>
                  <w:szCs w:val="20"/>
                </w:rPr>
                <w:t>A presentation to the Department on the findings of the review and proposed validation framework.</w:t>
              </w:r>
            </w:ins>
            <w:commentRangeEnd w:id="167"/>
            <w:ins w:id="169" w:author="LEOW,Mei" w:date="2026-01-28T18:31:00Z" w16du:dateUtc="2026-01-28T07:31:00Z">
              <w:r w:rsidR="00762C51" w:rsidRPr="00E200AC">
                <w:rPr>
                  <w:rStyle w:val="CommentReference"/>
                  <w:rFonts w:cstheme="minorHAnsi"/>
                  <w:sz w:val="20"/>
                  <w:szCs w:val="20"/>
                  <w:rPrChange w:id="170" w:author="LEOW,Mei" w:date="2026-01-27T15:41:00Z" w16du:dateUtc="2026-01-27T04:41:00Z">
                    <w:rPr>
                      <w:rStyle w:val="CommentReference"/>
                      <w:sz w:val="22"/>
                      <w:szCs w:val="22"/>
                      <w:highlight w:val="yellow"/>
                    </w:rPr>
                  </w:rPrChange>
                </w:rPr>
                <w:commentReference w:id="167"/>
              </w:r>
            </w:ins>
          </w:p>
        </w:tc>
      </w:tr>
      <w:tr w:rsidR="00F927AE" w:rsidRPr="004C6EAF" w14:paraId="25735565" w14:textId="77777777" w:rsidTr="1559729C">
        <w:tc>
          <w:tcPr>
            <w:tcW w:w="704" w:type="dxa"/>
            <w:shd w:val="clear" w:color="auto" w:fill="D7D8D8"/>
          </w:tcPr>
          <w:p w14:paraId="60A0C421" w14:textId="77777777" w:rsidR="00F927AE" w:rsidRPr="004C6EAF" w:rsidRDefault="00F927AE">
            <w:pPr>
              <w:pStyle w:val="MEBasic1"/>
              <w:tabs>
                <w:tab w:val="left" w:pos="426"/>
                <w:tab w:val="left" w:pos="709"/>
                <w:tab w:val="left" w:pos="851"/>
              </w:tabs>
              <w:ind w:left="-25" w:right="34" w:firstLine="25"/>
              <w:rPr>
                <w:rFonts w:asciiTheme="minorHAnsi" w:hAnsiTheme="minorHAnsi" w:cstheme="minorHAnsi"/>
                <w:b/>
                <w:bCs/>
                <w:sz w:val="20"/>
                <w:szCs w:val="20"/>
              </w:rPr>
            </w:pPr>
          </w:p>
        </w:tc>
        <w:tc>
          <w:tcPr>
            <w:tcW w:w="1843" w:type="dxa"/>
            <w:shd w:val="clear" w:color="auto" w:fill="D7D8D8"/>
          </w:tcPr>
          <w:p w14:paraId="129119AE" w14:textId="77777777" w:rsidR="00F927AE" w:rsidRPr="004C6EAF" w:rsidRDefault="00F927AE">
            <w:pPr>
              <w:pStyle w:val="MEBasic1"/>
              <w:numPr>
                <w:ilvl w:val="0"/>
                <w:numId w:val="0"/>
              </w:numPr>
              <w:rPr>
                <w:rFonts w:asciiTheme="minorHAnsi" w:hAnsiTheme="minorHAnsi" w:cstheme="minorHAnsi"/>
                <w:b/>
                <w:sz w:val="20"/>
                <w:szCs w:val="20"/>
              </w:rPr>
            </w:pPr>
            <w:r w:rsidRPr="004C6EAF">
              <w:rPr>
                <w:rFonts w:asciiTheme="minorHAnsi" w:hAnsiTheme="minorHAnsi" w:cstheme="minorHAnsi"/>
                <w:b/>
                <w:sz w:val="20"/>
                <w:szCs w:val="20"/>
              </w:rPr>
              <w:t>Methodology</w:t>
            </w:r>
          </w:p>
        </w:tc>
        <w:tc>
          <w:tcPr>
            <w:tcW w:w="7229" w:type="dxa"/>
          </w:tcPr>
          <w:p w14:paraId="6392ED11" w14:textId="3C7E01E3" w:rsidR="00F927AE" w:rsidRPr="00C53986" w:rsidDel="005F2329" w:rsidRDefault="005F2329">
            <w:pPr>
              <w:rPr>
                <w:del w:id="171" w:author="LEOW,Mei" w:date="2026-01-27T17:28:00Z" w16du:dateUtc="2026-01-27T06:28:00Z"/>
                <w:rFonts w:cstheme="minorHAnsi"/>
                <w:b/>
                <w:bCs/>
                <w:sz w:val="20"/>
                <w:szCs w:val="20"/>
              </w:rPr>
            </w:pPr>
            <w:ins w:id="172" w:author="LEOW,Mei" w:date="2026-01-27T17:31:00Z" w16du:dateUtc="2026-01-27T06:31:00Z">
              <w:r w:rsidRPr="00C53986">
                <w:rPr>
                  <w:rFonts w:cstheme="minorHAnsi"/>
                  <w:b/>
                  <w:bCs/>
                  <w:sz w:val="20"/>
                  <w:szCs w:val="20"/>
                </w:rPr>
                <w:t>Anticipated methodology</w:t>
              </w:r>
            </w:ins>
            <w:del w:id="173" w:author="LEOW,Mei" w:date="2026-01-27T17:15:00Z" w16du:dateUtc="2026-01-27T06:15:00Z">
              <w:r w:rsidR="00F927AE" w:rsidRPr="00C53986" w:rsidDel="000C2781">
                <w:rPr>
                  <w:rFonts w:cstheme="minorHAnsi"/>
                  <w:b/>
                  <w:bCs/>
                  <w:sz w:val="20"/>
                  <w:szCs w:val="20"/>
                </w:rPr>
                <w:delText>[insert anticipated methodology/approach] e.g.:</w:delText>
              </w:r>
            </w:del>
          </w:p>
          <w:p w14:paraId="2EE5B831" w14:textId="77777777" w:rsidR="005F2329" w:rsidRPr="00C53986" w:rsidRDefault="005F2329">
            <w:pPr>
              <w:rPr>
                <w:ins w:id="174" w:author="LEOW,Mei" w:date="2026-01-27T17:31:00Z" w16du:dateUtc="2026-01-27T06:31:00Z"/>
                <w:rFonts w:cstheme="minorHAnsi"/>
                <w:b/>
                <w:bCs/>
                <w:sz w:val="20"/>
                <w:szCs w:val="20"/>
              </w:rPr>
            </w:pPr>
          </w:p>
          <w:p w14:paraId="7BDDFA80" w14:textId="1EE76F45" w:rsidR="005F2329" w:rsidRPr="00C53986" w:rsidRDefault="00E1109B">
            <w:pPr>
              <w:pStyle w:val="ListParagraph"/>
              <w:numPr>
                <w:ilvl w:val="0"/>
                <w:numId w:val="35"/>
              </w:numPr>
              <w:rPr>
                <w:ins w:id="175" w:author="LEOW,Mei" w:date="2026-01-27T17:31:00Z" w16du:dateUtc="2026-01-27T06:31:00Z"/>
                <w:rFonts w:cstheme="minorHAnsi"/>
                <w:b/>
                <w:bCs/>
                <w:sz w:val="20"/>
                <w:szCs w:val="20"/>
                <w:rPrChange w:id="176" w:author="LEOW,Mei" w:date="2026-01-27T17:31:00Z" w16du:dateUtc="2026-01-27T06:31:00Z">
                  <w:rPr>
                    <w:ins w:id="177" w:author="LEOW,Mei" w:date="2026-01-27T17:31:00Z" w16du:dateUtc="2026-01-27T06:31:00Z"/>
                    <w:highlight w:val="yellow"/>
                  </w:rPr>
                </w:rPrChange>
              </w:rPr>
              <w:pPrChange w:id="178" w:author="LEOW,Mei" w:date="2026-01-27T17:31:00Z" w16du:dateUtc="2026-01-27T06:31:00Z">
                <w:pPr/>
              </w:pPrChange>
            </w:pPr>
            <w:commentRangeStart w:id="179"/>
            <w:proofErr w:type="spellStart"/>
            <w:ins w:id="180" w:author="LEOW,Mei" w:date="2026-01-27T17:31:00Z" w16du:dateUtc="2026-01-27T06:31:00Z">
              <w:r w:rsidRPr="00C53986">
                <w:rPr>
                  <w:rFonts w:cstheme="minorHAnsi"/>
                  <w:sz w:val="20"/>
                  <w:szCs w:val="20"/>
                </w:rPr>
                <w:t>Sc</w:t>
              </w:r>
            </w:ins>
            <w:ins w:id="181" w:author="LEOW,Mei" w:date="2026-01-27T17:32:00Z" w16du:dateUtc="2026-01-27T06:32:00Z">
              <w:r w:rsidRPr="00C53986">
                <w:rPr>
                  <w:rFonts w:cstheme="minorHAnsi"/>
                  <w:sz w:val="20"/>
                  <w:szCs w:val="20"/>
                </w:rPr>
                <w:t>rutinisation</w:t>
              </w:r>
              <w:proofErr w:type="spellEnd"/>
              <w:r w:rsidRPr="00C53986">
                <w:rPr>
                  <w:rFonts w:cstheme="minorHAnsi"/>
                  <w:sz w:val="20"/>
                  <w:szCs w:val="20"/>
                </w:rPr>
                <w:t xml:space="preserve"> of work</w:t>
              </w:r>
            </w:ins>
          </w:p>
          <w:p w14:paraId="169DA29C" w14:textId="336A4470" w:rsidR="00F927AE" w:rsidRPr="00C53986" w:rsidDel="000D763C" w:rsidRDefault="00F927AE">
            <w:pPr>
              <w:pStyle w:val="ListParagraph"/>
              <w:numPr>
                <w:ilvl w:val="0"/>
                <w:numId w:val="17"/>
              </w:numPr>
              <w:spacing w:after="140" w:line="280" w:lineRule="atLeast"/>
              <w:rPr>
                <w:del w:id="182" w:author="LEOW,Mei" w:date="2026-01-27T17:28:00Z" w16du:dateUtc="2026-01-27T06:28:00Z"/>
                <w:rFonts w:cstheme="minorHAnsi"/>
                <w:sz w:val="20"/>
                <w:szCs w:val="20"/>
              </w:rPr>
            </w:pPr>
            <w:del w:id="183" w:author="LEOW,Mei" w:date="2026-01-27T17:28:00Z" w16du:dateUtc="2026-01-27T06:28:00Z">
              <w:r w:rsidRPr="00C53986" w:rsidDel="000D763C">
                <w:rPr>
                  <w:rFonts w:cstheme="minorHAnsi"/>
                  <w:sz w:val="20"/>
                  <w:szCs w:val="20"/>
                </w:rPr>
                <w:delText>Literature review</w:delText>
              </w:r>
            </w:del>
          </w:p>
          <w:p w14:paraId="3873F0B2" w14:textId="67470539" w:rsidR="00F927AE" w:rsidRPr="00C53986" w:rsidDel="000D763C" w:rsidRDefault="00F927AE">
            <w:pPr>
              <w:pStyle w:val="ListParagraph"/>
              <w:numPr>
                <w:ilvl w:val="0"/>
                <w:numId w:val="17"/>
              </w:numPr>
              <w:spacing w:after="140" w:line="280" w:lineRule="atLeast"/>
              <w:rPr>
                <w:del w:id="184" w:author="LEOW,Mei" w:date="2026-01-27T17:28:00Z" w16du:dateUtc="2026-01-27T06:28:00Z"/>
                <w:rFonts w:cstheme="minorHAnsi"/>
                <w:sz w:val="20"/>
                <w:szCs w:val="20"/>
              </w:rPr>
            </w:pPr>
            <w:del w:id="185" w:author="LEOW,Mei" w:date="2026-01-27T17:28:00Z" w16du:dateUtc="2026-01-27T06:28:00Z">
              <w:r w:rsidRPr="00C53986" w:rsidDel="000D763C">
                <w:rPr>
                  <w:rFonts w:cstheme="minorHAnsi"/>
                  <w:sz w:val="20"/>
                  <w:szCs w:val="20"/>
                </w:rPr>
                <w:delText>Survey</w:delText>
              </w:r>
            </w:del>
          </w:p>
          <w:p w14:paraId="52E5B514" w14:textId="65012AAB" w:rsidR="00F927AE" w:rsidRPr="00C53986" w:rsidDel="000D763C" w:rsidRDefault="00F927AE">
            <w:pPr>
              <w:pStyle w:val="ListParagraph"/>
              <w:numPr>
                <w:ilvl w:val="0"/>
                <w:numId w:val="17"/>
              </w:numPr>
              <w:spacing w:after="140" w:line="280" w:lineRule="atLeast"/>
              <w:rPr>
                <w:del w:id="186" w:author="LEOW,Mei" w:date="2026-01-27T17:28:00Z" w16du:dateUtc="2026-01-27T06:28:00Z"/>
                <w:rFonts w:cstheme="minorHAnsi"/>
                <w:sz w:val="20"/>
                <w:szCs w:val="20"/>
              </w:rPr>
            </w:pPr>
            <w:del w:id="187" w:author="LEOW,Mei" w:date="2026-01-27T17:28:00Z" w16du:dateUtc="2026-01-27T06:28:00Z">
              <w:r w:rsidRPr="00C53986" w:rsidDel="000D763C">
                <w:rPr>
                  <w:rFonts w:cstheme="minorHAnsi"/>
                  <w:sz w:val="20"/>
                  <w:szCs w:val="20"/>
                </w:rPr>
                <w:delText>Focus groups / participant interviews</w:delText>
              </w:r>
            </w:del>
          </w:p>
          <w:p w14:paraId="5160A6FE" w14:textId="30A5A02B" w:rsidR="00F927AE" w:rsidRPr="00C53986" w:rsidDel="000D763C" w:rsidRDefault="00F927AE">
            <w:pPr>
              <w:pStyle w:val="ListParagraph"/>
              <w:numPr>
                <w:ilvl w:val="0"/>
                <w:numId w:val="17"/>
              </w:numPr>
              <w:spacing w:after="140" w:line="280" w:lineRule="atLeast"/>
              <w:rPr>
                <w:del w:id="188" w:author="LEOW,Mei" w:date="2026-01-27T17:28:00Z" w16du:dateUtc="2026-01-27T06:28:00Z"/>
                <w:rFonts w:cstheme="minorHAnsi"/>
                <w:sz w:val="20"/>
                <w:szCs w:val="20"/>
              </w:rPr>
            </w:pPr>
            <w:del w:id="189" w:author="LEOW,Mei" w:date="2026-01-27T17:28:00Z" w16du:dateUtc="2026-01-27T06:28:00Z">
              <w:r w:rsidRPr="00C53986" w:rsidDel="000D763C">
                <w:rPr>
                  <w:rFonts w:cstheme="minorHAnsi"/>
                  <w:sz w:val="20"/>
                  <w:szCs w:val="20"/>
                </w:rPr>
                <w:delText>participant recruitment</w:delText>
              </w:r>
            </w:del>
          </w:p>
          <w:p w14:paraId="03F3393E" w14:textId="22B0561E" w:rsidR="00F927AE" w:rsidRPr="00C53986" w:rsidDel="000D763C" w:rsidRDefault="00F927AE">
            <w:pPr>
              <w:pStyle w:val="ListParagraph"/>
              <w:numPr>
                <w:ilvl w:val="0"/>
                <w:numId w:val="17"/>
              </w:numPr>
              <w:spacing w:after="140" w:line="280" w:lineRule="atLeast"/>
              <w:rPr>
                <w:del w:id="190" w:author="LEOW,Mei" w:date="2026-01-27T17:28:00Z" w16du:dateUtc="2026-01-27T06:28:00Z"/>
                <w:rFonts w:cstheme="minorHAnsi"/>
                <w:sz w:val="20"/>
                <w:szCs w:val="20"/>
              </w:rPr>
            </w:pPr>
            <w:del w:id="191" w:author="LEOW,Mei" w:date="2026-01-27T17:28:00Z" w16du:dateUtc="2026-01-27T06:28:00Z">
              <w:r w:rsidRPr="00C53986" w:rsidDel="000D763C">
                <w:rPr>
                  <w:rFonts w:cstheme="minorHAnsi"/>
                  <w:sz w:val="20"/>
                  <w:szCs w:val="20"/>
                </w:rPr>
                <w:delText>ethics approval or consideration</w:delText>
              </w:r>
            </w:del>
          </w:p>
          <w:p w14:paraId="24E7A045" w14:textId="158F4F57" w:rsidR="00F927AE" w:rsidRPr="00C53986" w:rsidDel="000D763C" w:rsidRDefault="00F927AE">
            <w:pPr>
              <w:pStyle w:val="ListParagraph"/>
              <w:numPr>
                <w:ilvl w:val="0"/>
                <w:numId w:val="17"/>
              </w:numPr>
              <w:spacing w:after="140" w:line="280" w:lineRule="atLeast"/>
              <w:rPr>
                <w:del w:id="192" w:author="LEOW,Mei" w:date="2026-01-27T17:28:00Z" w16du:dateUtc="2026-01-27T06:28:00Z"/>
                <w:rFonts w:cstheme="minorHAnsi"/>
                <w:sz w:val="20"/>
                <w:szCs w:val="20"/>
              </w:rPr>
            </w:pPr>
            <w:del w:id="193" w:author="LEOW,Mei" w:date="2026-01-27T17:28:00Z" w16du:dateUtc="2026-01-27T06:28:00Z">
              <w:r w:rsidRPr="00C53986" w:rsidDel="000D763C">
                <w:rPr>
                  <w:rFonts w:cstheme="minorHAnsi"/>
                  <w:sz w:val="20"/>
                  <w:szCs w:val="20"/>
                </w:rPr>
                <w:delText>data analysis</w:delText>
              </w:r>
            </w:del>
          </w:p>
          <w:p w14:paraId="64FC3900" w14:textId="769B54E8" w:rsidR="00F927AE" w:rsidRPr="00C53986" w:rsidDel="00C53986" w:rsidRDefault="00F927AE">
            <w:pPr>
              <w:rPr>
                <w:del w:id="194" w:author="LEOW,Mei" w:date="2026-01-27T17:35:00Z" w16du:dateUtc="2026-01-27T06:35:00Z"/>
                <w:rFonts w:cstheme="minorHAnsi"/>
                <w:sz w:val="20"/>
                <w:szCs w:val="20"/>
              </w:rPr>
            </w:pPr>
            <w:del w:id="195" w:author="LEOW,Mei" w:date="2026-01-27T17:28:00Z" w16du:dateUtc="2026-01-27T06:28:00Z">
              <w:r w:rsidRPr="00C53986" w:rsidDel="000D763C">
                <w:rPr>
                  <w:rFonts w:cstheme="minorHAnsi"/>
                  <w:sz w:val="20"/>
                  <w:szCs w:val="20"/>
                </w:rPr>
                <w:delText>Or request t</w:delText>
              </w:r>
            </w:del>
            <w:ins w:id="196" w:author="LEOW,Mei" w:date="2026-01-27T17:29:00Z" w16du:dateUtc="2026-01-27T06:29:00Z">
              <w:r w:rsidR="000D763C" w:rsidRPr="00C53986">
                <w:rPr>
                  <w:rFonts w:cstheme="minorHAnsi"/>
                  <w:sz w:val="20"/>
                  <w:szCs w:val="20"/>
                </w:rPr>
                <w:t>In their response, t</w:t>
              </w:r>
            </w:ins>
            <w:r w:rsidRPr="00C53986">
              <w:rPr>
                <w:rFonts w:cstheme="minorHAnsi"/>
                <w:sz w:val="20"/>
                <w:szCs w:val="20"/>
              </w:rPr>
              <w:t xml:space="preserve">he Panel </w:t>
            </w:r>
            <w:ins w:id="197" w:author="LEOW,Mei" w:date="2026-01-27T17:29:00Z" w16du:dateUtc="2026-01-27T06:29:00Z">
              <w:r w:rsidR="000D763C" w:rsidRPr="00C53986">
                <w:rPr>
                  <w:rFonts w:cstheme="minorHAnsi"/>
                  <w:sz w:val="20"/>
                  <w:szCs w:val="20"/>
                </w:rPr>
                <w:t>M</w:t>
              </w:r>
            </w:ins>
            <w:del w:id="198" w:author="LEOW,Mei" w:date="2026-01-27T17:29:00Z" w16du:dateUtc="2026-01-27T06:29:00Z">
              <w:r w:rsidRPr="00C53986" w:rsidDel="000D763C">
                <w:rPr>
                  <w:rFonts w:cstheme="minorHAnsi"/>
                  <w:sz w:val="20"/>
                  <w:szCs w:val="20"/>
                </w:rPr>
                <w:delText>m</w:delText>
              </w:r>
            </w:del>
            <w:r w:rsidRPr="00C53986">
              <w:rPr>
                <w:rFonts w:cstheme="minorHAnsi"/>
                <w:sz w:val="20"/>
                <w:szCs w:val="20"/>
              </w:rPr>
              <w:t xml:space="preserve">ember </w:t>
            </w:r>
            <w:ins w:id="199" w:author="LEOW,Mei" w:date="2026-01-27T17:35:00Z" w16du:dateUtc="2026-01-27T06:35:00Z">
              <w:r w:rsidR="00C53986" w:rsidRPr="00C53986">
                <w:rPr>
                  <w:rFonts w:cstheme="minorHAnsi"/>
                  <w:sz w:val="20"/>
                  <w:szCs w:val="20"/>
                </w:rPr>
                <w:t>is</w:t>
              </w:r>
              <w:r w:rsidR="0031202A" w:rsidRPr="00C53986">
                <w:rPr>
                  <w:rFonts w:cstheme="minorHAnsi"/>
                  <w:sz w:val="20"/>
                  <w:szCs w:val="20"/>
                </w:rPr>
                <w:t xml:space="preserve"> encouraged</w:t>
              </w:r>
            </w:ins>
            <w:del w:id="200" w:author="LEOW,Mei" w:date="2026-01-27T17:29:00Z" w16du:dateUtc="2026-01-27T06:29:00Z">
              <w:r w:rsidRPr="00C53986" w:rsidDel="000D763C">
                <w:rPr>
                  <w:rFonts w:cstheme="minorHAnsi"/>
                  <w:sz w:val="20"/>
                  <w:szCs w:val="20"/>
                </w:rPr>
                <w:delText>to</w:delText>
              </w:r>
            </w:del>
            <w:r w:rsidRPr="00C53986">
              <w:rPr>
                <w:rFonts w:cstheme="minorHAnsi"/>
                <w:sz w:val="20"/>
                <w:szCs w:val="20"/>
              </w:rPr>
              <w:t xml:space="preserve"> suggest </w:t>
            </w:r>
            <w:del w:id="201" w:author="LEOW,Mei" w:date="2026-01-27T17:30:00Z" w16du:dateUtc="2026-01-27T06:30:00Z">
              <w:r w:rsidRPr="00C53986" w:rsidDel="005F2329">
                <w:rPr>
                  <w:rFonts w:cstheme="minorHAnsi"/>
                  <w:sz w:val="20"/>
                  <w:szCs w:val="20"/>
                </w:rPr>
                <w:delText xml:space="preserve">the </w:delText>
              </w:r>
            </w:del>
            <w:r w:rsidRPr="00C53986">
              <w:rPr>
                <w:rFonts w:cstheme="minorHAnsi"/>
                <w:sz w:val="20"/>
                <w:szCs w:val="20"/>
              </w:rPr>
              <w:t>appropriate methodolog</w:t>
            </w:r>
            <w:ins w:id="202" w:author="LEOW,Mei" w:date="2026-01-27T17:31:00Z" w16du:dateUtc="2026-01-27T06:31:00Z">
              <w:r w:rsidR="005F2329" w:rsidRPr="00C53986">
                <w:rPr>
                  <w:rFonts w:cstheme="minorHAnsi"/>
                  <w:sz w:val="20"/>
                  <w:szCs w:val="20"/>
                </w:rPr>
                <w:t>ies</w:t>
              </w:r>
            </w:ins>
            <w:del w:id="203" w:author="LEOW,Mei" w:date="2026-01-27T17:31:00Z" w16du:dateUtc="2026-01-27T06:31:00Z">
              <w:r w:rsidRPr="00C53986" w:rsidDel="005F2329">
                <w:rPr>
                  <w:rFonts w:cstheme="minorHAnsi"/>
                  <w:sz w:val="20"/>
                  <w:szCs w:val="20"/>
                </w:rPr>
                <w:delText>y</w:delText>
              </w:r>
            </w:del>
            <w:r w:rsidRPr="00C53986">
              <w:rPr>
                <w:rFonts w:cstheme="minorHAnsi"/>
                <w:sz w:val="20"/>
                <w:szCs w:val="20"/>
              </w:rPr>
              <w:t>/approach</w:t>
            </w:r>
            <w:ins w:id="204" w:author="LEOW,Mei" w:date="2026-01-27T17:31:00Z" w16du:dateUtc="2026-01-27T06:31:00Z">
              <w:r w:rsidR="005F2329" w:rsidRPr="00C53986">
                <w:rPr>
                  <w:rFonts w:cstheme="minorHAnsi"/>
                  <w:sz w:val="20"/>
                  <w:szCs w:val="20"/>
                </w:rPr>
                <w:t>es</w:t>
              </w:r>
            </w:ins>
            <w:r w:rsidRPr="00C53986">
              <w:rPr>
                <w:rFonts w:cstheme="minorHAnsi"/>
                <w:sz w:val="20"/>
                <w:szCs w:val="20"/>
              </w:rPr>
              <w:t xml:space="preserve"> for the required services</w:t>
            </w:r>
            <w:ins w:id="205" w:author="LEOW,Mei" w:date="2026-01-27T17:29:00Z" w16du:dateUtc="2026-01-27T06:29:00Z">
              <w:r w:rsidR="000D763C" w:rsidRPr="00C53986">
                <w:rPr>
                  <w:rFonts w:cstheme="minorHAnsi"/>
                  <w:sz w:val="20"/>
                  <w:szCs w:val="20"/>
                </w:rPr>
                <w:t>.</w:t>
              </w:r>
            </w:ins>
            <w:commentRangeEnd w:id="179"/>
            <w:ins w:id="206" w:author="LEOW,Mei" w:date="2026-01-27T17:36:00Z" w16du:dateUtc="2026-01-27T06:36:00Z">
              <w:r w:rsidR="002A09BA" w:rsidRPr="00C53986">
                <w:rPr>
                  <w:rStyle w:val="CommentReference"/>
                  <w:rFonts w:cstheme="minorHAnsi"/>
                  <w:sz w:val="20"/>
                  <w:szCs w:val="20"/>
                </w:rPr>
                <w:commentReference w:id="179"/>
              </w:r>
            </w:ins>
            <w:del w:id="207" w:author="LEOW,Mei" w:date="2026-01-27T17:29:00Z" w16du:dateUtc="2026-01-27T06:29:00Z">
              <w:r w:rsidRPr="00C53986" w:rsidDel="000D763C">
                <w:rPr>
                  <w:rFonts w:cstheme="minorHAnsi"/>
                  <w:sz w:val="20"/>
                  <w:szCs w:val="20"/>
                </w:rPr>
                <w:delText>]</w:delText>
              </w:r>
            </w:del>
          </w:p>
          <w:p w14:paraId="3B23AF35" w14:textId="248D6B69" w:rsidR="00F927AE" w:rsidDel="00C53986" w:rsidRDefault="00F927AE">
            <w:pPr>
              <w:rPr>
                <w:del w:id="208" w:author="LEOW,Mei" w:date="2026-01-27T17:35:00Z" w16du:dateUtc="2026-01-27T06:35:00Z"/>
                <w:rFonts w:cstheme="minorHAnsi"/>
                <w:sz w:val="20"/>
                <w:szCs w:val="20"/>
                <w:highlight w:val="yellow"/>
              </w:rPr>
            </w:pPr>
            <w:del w:id="209" w:author="LEOW,Mei" w:date="2026-01-27T17:35:00Z" w16du:dateUtc="2026-01-27T06:35:00Z">
              <w:r w:rsidRPr="004C6EAF" w:rsidDel="00C53986">
                <w:rPr>
                  <w:rFonts w:cstheme="minorHAnsi"/>
                  <w:sz w:val="20"/>
                  <w:szCs w:val="20"/>
                  <w:highlight w:val="yellow"/>
                </w:rPr>
                <w:delText>[</w:delText>
              </w:r>
              <w:r w:rsidDel="00C53986">
                <w:rPr>
                  <w:rFonts w:cstheme="minorHAnsi"/>
                  <w:sz w:val="20"/>
                  <w:szCs w:val="20"/>
                  <w:highlight w:val="yellow"/>
                </w:rPr>
                <w:delText>Where necessary, this may alternatively be included in an attached</w:delText>
              </w:r>
              <w:r w:rsidRPr="004C6EAF" w:rsidDel="00C53986">
                <w:rPr>
                  <w:rFonts w:cstheme="minorHAnsi"/>
                  <w:sz w:val="20"/>
                  <w:szCs w:val="20"/>
                  <w:highlight w:val="yellow"/>
                </w:rPr>
                <w:delText xml:space="preserve"> Statement of Requirements (template available) </w:delText>
              </w:r>
              <w:r w:rsidDel="00C53986">
                <w:rPr>
                  <w:rFonts w:cstheme="minorHAnsi"/>
                  <w:sz w:val="20"/>
                  <w:szCs w:val="20"/>
                  <w:highlight w:val="yellow"/>
                </w:rPr>
                <w:delText>if more room and details are required.]</w:delText>
              </w:r>
            </w:del>
          </w:p>
          <w:p w14:paraId="630567E8" w14:textId="4200628F" w:rsidR="00F927AE" w:rsidRPr="00DF193E" w:rsidDel="00C53986" w:rsidRDefault="00F927AE">
            <w:pPr>
              <w:rPr>
                <w:del w:id="210" w:author="LEOW,Mei" w:date="2026-01-27T17:35:00Z" w16du:dateUtc="2026-01-27T06:35:00Z"/>
                <w:rFonts w:cstheme="minorHAnsi"/>
                <w:b/>
                <w:sz w:val="20"/>
                <w:szCs w:val="20"/>
                <w:highlight w:val="yellow"/>
              </w:rPr>
            </w:pPr>
            <w:del w:id="211" w:author="LEOW,Mei" w:date="2026-01-27T17:35:00Z" w16du:dateUtc="2026-01-27T06:35:00Z">
              <w:r w:rsidRPr="00DF193E" w:rsidDel="00C53986">
                <w:rPr>
                  <w:rFonts w:cstheme="minorHAnsi"/>
                  <w:b/>
                  <w:sz w:val="20"/>
                  <w:szCs w:val="20"/>
                  <w:highlight w:val="yellow"/>
                </w:rPr>
                <w:delText>Please consider ethics and if approval needs to be sought for the services required and methodology proposed.</w:delText>
              </w:r>
              <w:r w:rsidDel="00C53986">
                <w:rPr>
                  <w:rFonts w:cstheme="minorHAnsi"/>
                  <w:b/>
                  <w:sz w:val="20"/>
                  <w:szCs w:val="20"/>
                  <w:highlight w:val="yellow"/>
                </w:rPr>
                <w:delText xml:space="preserve"> If so, please add this into the requirements.</w:delText>
              </w:r>
            </w:del>
          </w:p>
          <w:p w14:paraId="61701F72" w14:textId="46C35C87" w:rsidR="00F927AE" w:rsidRPr="007B52AF" w:rsidRDefault="00F927AE">
            <w:del w:id="212" w:author="LEOW,Mei" w:date="2026-01-27T17:35:00Z" w16du:dateUtc="2026-01-27T06:35:00Z">
              <w:r w:rsidRPr="007B52AF" w:rsidDel="00C53986">
                <w:rPr>
                  <w:rFonts w:cstheme="minorHAnsi"/>
                  <w:b/>
                  <w:sz w:val="20"/>
                  <w:szCs w:val="20"/>
                  <w:highlight w:val="yellow"/>
                </w:rPr>
                <w:delText xml:space="preserve">Note: Staff from the Department of </w:delText>
              </w:r>
              <w:r w:rsidR="001C333A" w:rsidDel="00C53986">
                <w:rPr>
                  <w:rFonts w:cstheme="minorHAnsi"/>
                  <w:b/>
                  <w:sz w:val="20"/>
                  <w:szCs w:val="20"/>
                  <w:highlight w:val="yellow"/>
                </w:rPr>
                <w:delText>Employment and Workplace Relations</w:delText>
              </w:r>
              <w:r w:rsidRPr="007B52AF" w:rsidDel="00C53986">
                <w:rPr>
                  <w:rFonts w:cstheme="minorHAnsi"/>
                  <w:b/>
                  <w:sz w:val="20"/>
                  <w:szCs w:val="20"/>
                  <w:highlight w:val="yellow"/>
                </w:rPr>
                <w:delText xml:space="preserve"> are required </w:delText>
              </w:r>
              <w:r w:rsidDel="00C53986">
                <w:rPr>
                  <w:rFonts w:cstheme="minorHAnsi"/>
                  <w:b/>
                  <w:sz w:val="20"/>
                  <w:szCs w:val="20"/>
                  <w:highlight w:val="yellow"/>
                </w:rPr>
                <w:delText xml:space="preserve">to </w:delText>
              </w:r>
              <w:r w:rsidRPr="007B52AF" w:rsidDel="00C53986">
                <w:rPr>
                  <w:rFonts w:cstheme="minorHAnsi"/>
                  <w:b/>
                  <w:sz w:val="20"/>
                  <w:szCs w:val="20"/>
                  <w:highlight w:val="yellow"/>
                </w:rPr>
                <w:delText>follow the guidance in the internal Protocol for the Ethical Conduct of Human Research when considering the ethics risk of your project.</w:delText>
              </w:r>
            </w:del>
          </w:p>
        </w:tc>
      </w:tr>
      <w:tr w:rsidR="00F927AE" w:rsidRPr="004C6EAF" w14:paraId="31E30CD3" w14:textId="77777777" w:rsidTr="1559729C">
        <w:tc>
          <w:tcPr>
            <w:tcW w:w="704" w:type="dxa"/>
            <w:shd w:val="clear" w:color="auto" w:fill="D7D8D8"/>
          </w:tcPr>
          <w:p w14:paraId="549FDCA1" w14:textId="77777777" w:rsidR="00F927AE" w:rsidRPr="004C6EAF" w:rsidRDefault="00F927AE">
            <w:pPr>
              <w:pStyle w:val="MEBasic1"/>
              <w:tabs>
                <w:tab w:val="left" w:pos="426"/>
              </w:tabs>
              <w:ind w:left="-25" w:right="34" w:firstLine="25"/>
              <w:rPr>
                <w:rFonts w:asciiTheme="minorHAnsi" w:hAnsiTheme="minorHAnsi" w:cstheme="minorHAnsi"/>
                <w:b/>
                <w:bCs/>
                <w:sz w:val="20"/>
                <w:szCs w:val="20"/>
              </w:rPr>
            </w:pPr>
          </w:p>
        </w:tc>
        <w:tc>
          <w:tcPr>
            <w:tcW w:w="1843" w:type="dxa"/>
            <w:shd w:val="clear" w:color="auto" w:fill="D7D8D8"/>
          </w:tcPr>
          <w:p w14:paraId="13DFFDA2" w14:textId="77777777" w:rsidR="00F927AE" w:rsidRPr="004C6EAF" w:rsidRDefault="00F927AE">
            <w:pPr>
              <w:pStyle w:val="MEBasic1"/>
              <w:numPr>
                <w:ilvl w:val="0"/>
                <w:numId w:val="0"/>
              </w:numPr>
              <w:rPr>
                <w:rFonts w:asciiTheme="minorHAnsi" w:hAnsiTheme="minorHAnsi" w:cstheme="minorHAnsi"/>
                <w:b/>
                <w:sz w:val="20"/>
                <w:szCs w:val="20"/>
              </w:rPr>
            </w:pPr>
            <w:r w:rsidRPr="004C6EAF">
              <w:rPr>
                <w:rFonts w:asciiTheme="minorHAnsi" w:hAnsiTheme="minorHAnsi" w:cstheme="minorHAnsi"/>
                <w:b/>
                <w:sz w:val="20"/>
                <w:szCs w:val="20"/>
              </w:rPr>
              <w:t>Documentation</w:t>
            </w:r>
          </w:p>
        </w:tc>
        <w:tc>
          <w:tcPr>
            <w:tcW w:w="7229" w:type="dxa"/>
          </w:tcPr>
          <w:p w14:paraId="7B2167B2" w14:textId="32ED3357" w:rsidR="00A94C34" w:rsidRDefault="00F927AE" w:rsidP="179202FC">
            <w:pPr>
              <w:rPr>
                <w:ins w:id="213" w:author="LEOW,Mei" w:date="2026-01-29T11:13:00Z" w16du:dateUtc="2026-01-29T00:13:00Z"/>
                <w:sz w:val="20"/>
                <w:szCs w:val="20"/>
              </w:rPr>
            </w:pPr>
            <w:r w:rsidRPr="179202FC">
              <w:rPr>
                <w:sz w:val="20"/>
                <w:szCs w:val="20"/>
              </w:rPr>
              <w:t xml:space="preserve">The department </w:t>
            </w:r>
            <w:del w:id="214" w:author="LEOW,Mei" w:date="2026-01-29T11:11:00Z" w16du:dateUtc="2026-01-29T00:11:00Z">
              <w:r w:rsidRPr="179202FC" w:rsidDel="00592574">
                <w:rPr>
                  <w:sz w:val="20"/>
                  <w:szCs w:val="20"/>
                </w:rPr>
                <w:delText xml:space="preserve">may provide to the Panel Member </w:delText>
              </w:r>
              <w:r w:rsidR="31ABFFFE" w:rsidRPr="179202FC" w:rsidDel="00592574">
                <w:rPr>
                  <w:sz w:val="20"/>
                  <w:szCs w:val="20"/>
                </w:rPr>
                <w:delText>Agency</w:delText>
              </w:r>
              <w:r w:rsidRPr="179202FC" w:rsidDel="00592574">
                <w:rPr>
                  <w:sz w:val="20"/>
                  <w:szCs w:val="20"/>
                </w:rPr>
                <w:delText xml:space="preserve"> Material</w:delText>
              </w:r>
            </w:del>
            <w:ins w:id="215" w:author="LEOW,Mei" w:date="2026-01-29T11:11:00Z" w16du:dateUtc="2026-01-29T00:11:00Z">
              <w:r w:rsidR="00592574">
                <w:rPr>
                  <w:sz w:val="20"/>
                  <w:szCs w:val="20"/>
                </w:rPr>
                <w:t>will provide the successful supplier with</w:t>
              </w:r>
            </w:ins>
            <w:ins w:id="216" w:author="LEOW,Mei" w:date="2026-01-29T11:23:00Z" w16du:dateUtc="2026-01-29T00:23:00Z">
              <w:r w:rsidR="00487046">
                <w:rPr>
                  <w:sz w:val="20"/>
                  <w:szCs w:val="20"/>
                </w:rPr>
                <w:t xml:space="preserve"> access to</w:t>
              </w:r>
            </w:ins>
            <w:ins w:id="217" w:author="LEOW,Mei" w:date="2026-01-29T11:13:00Z" w16du:dateUtc="2026-01-29T00:13:00Z">
              <w:r w:rsidR="00A94C34">
                <w:rPr>
                  <w:sz w:val="20"/>
                  <w:szCs w:val="20"/>
                </w:rPr>
                <w:t>:</w:t>
              </w:r>
            </w:ins>
          </w:p>
          <w:p w14:paraId="7839F53B" w14:textId="26CC1016" w:rsidR="006C546C" w:rsidRDefault="004B3AB7" w:rsidP="002D2DCD">
            <w:pPr>
              <w:pStyle w:val="ListParagraph"/>
              <w:numPr>
                <w:ilvl w:val="0"/>
                <w:numId w:val="35"/>
              </w:numPr>
              <w:rPr>
                <w:ins w:id="218" w:author="LEOW,Mei" w:date="2026-01-29T11:16:00Z" w16du:dateUtc="2026-01-29T00:16:00Z"/>
                <w:sz w:val="20"/>
                <w:szCs w:val="20"/>
              </w:rPr>
            </w:pPr>
            <w:ins w:id="219" w:author="LEOW,Mei" w:date="2026-01-29T11:12:00Z" w16du:dateUtc="2026-01-29T00:12:00Z">
              <w:r w:rsidRPr="00A94C34">
                <w:rPr>
                  <w:sz w:val="20"/>
                  <w:szCs w:val="20"/>
                  <w:rPrChange w:id="220" w:author="LEOW,Mei" w:date="2026-01-29T11:13:00Z" w16du:dateUtc="2026-01-29T00:13:00Z">
                    <w:rPr/>
                  </w:rPrChange>
                </w:rPr>
                <w:t>technical documentation on the NST</w:t>
              </w:r>
            </w:ins>
            <w:ins w:id="221" w:author="LEOW,Mei" w:date="2026-01-29T11:13:00Z" w16du:dateUtc="2026-01-29T00:13:00Z">
              <w:r w:rsidR="00A94C34">
                <w:rPr>
                  <w:sz w:val="20"/>
                  <w:szCs w:val="20"/>
                </w:rPr>
                <w:t xml:space="preserve">’s </w:t>
              </w:r>
            </w:ins>
            <w:commentRangeStart w:id="222"/>
            <w:ins w:id="223" w:author="LEOW,Mei" w:date="2026-01-29T11:14:00Z" w16du:dateUtc="2026-01-29T00:14:00Z">
              <w:r w:rsidR="003A4728">
                <w:rPr>
                  <w:sz w:val="20"/>
                  <w:szCs w:val="20"/>
                </w:rPr>
                <w:t>build</w:t>
              </w:r>
            </w:ins>
            <w:commentRangeEnd w:id="222"/>
            <w:ins w:id="224" w:author="LEOW,Mei" w:date="2026-01-29T11:15:00Z" w16du:dateUtc="2026-01-29T00:15:00Z">
              <w:r w:rsidR="002D2DCD">
                <w:rPr>
                  <w:rStyle w:val="CommentReference"/>
                  <w:sz w:val="20"/>
                  <w:szCs w:val="20"/>
                </w:rPr>
                <w:commentReference w:id="222"/>
              </w:r>
            </w:ins>
            <w:ins w:id="225" w:author="LEOW,Mei" w:date="2026-01-29T11:17:00Z" w16du:dateUtc="2026-01-29T00:17:00Z">
              <w:r w:rsidR="00EB77BD">
                <w:rPr>
                  <w:sz w:val="20"/>
                  <w:szCs w:val="20"/>
                </w:rPr>
                <w:t xml:space="preserve">, </w:t>
              </w:r>
              <w:commentRangeStart w:id="226"/>
              <w:r w:rsidR="00EB77BD">
                <w:rPr>
                  <w:sz w:val="20"/>
                  <w:szCs w:val="20"/>
                </w:rPr>
                <w:t>structure</w:t>
              </w:r>
            </w:ins>
            <w:commentRangeEnd w:id="226"/>
            <w:ins w:id="227" w:author="LEOW,Mei" w:date="2026-01-29T11:18:00Z" w16du:dateUtc="2026-01-29T00:18:00Z">
              <w:r w:rsidR="00E376CD" w:rsidRPr="00A94C34">
                <w:rPr>
                  <w:rStyle w:val="CommentReference"/>
                  <w:sz w:val="20"/>
                  <w:szCs w:val="20"/>
                  <w:rPrChange w:id="228" w:author="LEOW,Mei" w:date="2026-01-29T11:13:00Z" w16du:dateUtc="2026-01-29T00:13:00Z">
                    <w:rPr>
                      <w:rStyle w:val="CommentReference"/>
                      <w:sz w:val="22"/>
                      <w:szCs w:val="22"/>
                    </w:rPr>
                  </w:rPrChange>
                </w:rPr>
                <w:commentReference w:id="226"/>
              </w:r>
            </w:ins>
            <w:del w:id="229" w:author="LEOW,Mei" w:date="2026-01-29T11:11:00Z" w16du:dateUtc="2026-01-29T00:11:00Z">
              <w:r w:rsidR="00F927AE" w:rsidRPr="00A94C34" w:rsidDel="00592574">
                <w:rPr>
                  <w:sz w:val="20"/>
                  <w:szCs w:val="20"/>
                  <w:rPrChange w:id="230" w:author="LEOW,Mei" w:date="2026-01-29T11:13:00Z" w16du:dateUtc="2026-01-29T00:13:00Z">
                    <w:rPr/>
                  </w:rPrChange>
                </w:rPr>
                <w:delText>.</w:delText>
              </w:r>
            </w:del>
            <w:ins w:id="231" w:author="LEOW,Mei" w:date="2026-01-29T11:15:00Z" w16du:dateUtc="2026-01-29T00:15:00Z">
              <w:r w:rsidR="002D2DCD">
                <w:rPr>
                  <w:sz w:val="20"/>
                  <w:szCs w:val="20"/>
                </w:rPr>
                <w:t xml:space="preserve"> and </w:t>
              </w:r>
              <w:commentRangeStart w:id="232"/>
              <w:r w:rsidR="006C546C" w:rsidRPr="002D2DCD">
                <w:rPr>
                  <w:sz w:val="20"/>
                  <w:szCs w:val="20"/>
                  <w:rPrChange w:id="233" w:author="LEOW,Mei" w:date="2026-01-29T11:15:00Z" w16du:dateUtc="2026-01-29T00:15:00Z">
                    <w:rPr/>
                  </w:rPrChange>
                </w:rPr>
                <w:t>skill definition</w:t>
              </w:r>
            </w:ins>
            <w:commentRangeEnd w:id="232"/>
            <w:ins w:id="234" w:author="LEOW,Mei" w:date="2026-01-29T11:22:00Z" w16du:dateUtc="2026-01-29T00:22:00Z">
              <w:r w:rsidR="000F2B94">
                <w:rPr>
                  <w:rStyle w:val="CommentReference"/>
                  <w:sz w:val="20"/>
                  <w:szCs w:val="20"/>
                </w:rPr>
                <w:commentReference w:id="232"/>
              </w:r>
            </w:ins>
          </w:p>
          <w:p w14:paraId="38394EEF" w14:textId="6B293D70" w:rsidR="00487046" w:rsidRDefault="00487046" w:rsidP="002D2DCD">
            <w:pPr>
              <w:pStyle w:val="ListParagraph"/>
              <w:numPr>
                <w:ilvl w:val="0"/>
                <w:numId w:val="35"/>
              </w:numPr>
              <w:rPr>
                <w:ins w:id="235" w:author="LEOW,Mei" w:date="2026-01-29T11:23:00Z" w16du:dateUtc="2026-01-29T00:23:00Z"/>
                <w:sz w:val="20"/>
                <w:szCs w:val="20"/>
              </w:rPr>
            </w:pPr>
            <w:commentRangeStart w:id="236"/>
            <w:ins w:id="237" w:author="LEOW,Mei" w:date="2026-01-29T11:23:00Z" w16du:dateUtc="2026-01-29T00:23:00Z">
              <w:r>
                <w:rPr>
                  <w:sz w:val="20"/>
                  <w:szCs w:val="20"/>
                </w:rPr>
                <w:t>the NST credit recommender interface</w:t>
              </w:r>
            </w:ins>
          </w:p>
          <w:p w14:paraId="77984319" w14:textId="2784CB25" w:rsidR="002D2DCD" w:rsidRPr="002D2DCD" w:rsidRDefault="002D2DCD">
            <w:pPr>
              <w:pStyle w:val="ListParagraph"/>
              <w:numPr>
                <w:ilvl w:val="0"/>
                <w:numId w:val="35"/>
              </w:numPr>
              <w:rPr>
                <w:ins w:id="238" w:author="LEOW,Mei" w:date="2026-01-29T11:10:00Z" w16du:dateUtc="2026-01-29T00:10:00Z"/>
                <w:sz w:val="20"/>
                <w:szCs w:val="20"/>
                <w:rPrChange w:id="239" w:author="LEOW,Mei" w:date="2026-01-29T11:15:00Z" w16du:dateUtc="2026-01-29T00:15:00Z">
                  <w:rPr>
                    <w:ins w:id="240" w:author="LEOW,Mei" w:date="2026-01-29T11:10:00Z" w16du:dateUtc="2026-01-29T00:10:00Z"/>
                  </w:rPr>
                </w:rPrChange>
              </w:rPr>
              <w:pPrChange w:id="241" w:author="LEOW,Mei" w:date="2026-01-29T11:15:00Z" w16du:dateUtc="2026-01-29T00:15:00Z">
                <w:pPr/>
              </w:pPrChange>
            </w:pPr>
            <w:ins w:id="242" w:author="LEOW,Mei" w:date="2026-01-29T11:16:00Z" w16du:dateUtc="2026-01-29T00:16:00Z">
              <w:r>
                <w:rPr>
                  <w:sz w:val="20"/>
                  <w:szCs w:val="20"/>
                </w:rPr>
                <w:t>the NST</w:t>
              </w:r>
              <w:r w:rsidR="00084B13">
                <w:rPr>
                  <w:sz w:val="20"/>
                  <w:szCs w:val="20"/>
                </w:rPr>
                <w:t xml:space="preserve"> </w:t>
              </w:r>
            </w:ins>
            <w:ins w:id="243" w:author="LEOW,Mei" w:date="2026-01-29T11:23:00Z" w16du:dateUtc="2026-01-29T00:23:00Z">
              <w:r w:rsidR="00487046">
                <w:rPr>
                  <w:sz w:val="20"/>
                  <w:szCs w:val="20"/>
                </w:rPr>
                <w:t>explorer interface</w:t>
              </w:r>
            </w:ins>
            <w:commentRangeEnd w:id="236"/>
            <w:ins w:id="244" w:author="LEOW,Mei" w:date="2026-01-29T11:24:00Z" w16du:dateUtc="2026-01-29T00:24:00Z">
              <w:r w:rsidR="00E1692E">
                <w:rPr>
                  <w:rStyle w:val="CommentReference"/>
                  <w:sz w:val="20"/>
                  <w:szCs w:val="20"/>
                </w:rPr>
                <w:commentReference w:id="236"/>
              </w:r>
              <w:r w:rsidR="00E1692E">
                <w:rPr>
                  <w:sz w:val="20"/>
                  <w:szCs w:val="20"/>
                </w:rPr>
                <w:t>.</w:t>
              </w:r>
            </w:ins>
          </w:p>
          <w:p w14:paraId="3913918B" w14:textId="1361BA52" w:rsidR="00722C65" w:rsidRDefault="00722C65" w:rsidP="179202FC">
            <w:pPr>
              <w:rPr>
                <w:ins w:id="245" w:author="LEOW,Mei" w:date="2026-01-29T11:10:00Z" w16du:dateUtc="2026-01-29T00:10:00Z"/>
                <w:sz w:val="20"/>
                <w:szCs w:val="20"/>
              </w:rPr>
            </w:pPr>
            <w:ins w:id="246" w:author="LEOW,Mei" w:date="2026-01-29T11:10:00Z" w16du:dateUtc="2026-01-29T00:10:00Z">
              <w:r>
                <w:rPr>
                  <w:sz w:val="20"/>
                  <w:szCs w:val="20"/>
                </w:rPr>
                <w:t>Other materials about the NST may be provide</w:t>
              </w:r>
            </w:ins>
            <w:ins w:id="247" w:author="LEOW,Mei" w:date="2026-01-29T11:11:00Z" w16du:dateUtc="2026-01-29T00:11:00Z">
              <w:r w:rsidR="00592574">
                <w:rPr>
                  <w:sz w:val="20"/>
                  <w:szCs w:val="20"/>
                </w:rPr>
                <w:t>d at the Department’s discretion.</w:t>
              </w:r>
            </w:ins>
          </w:p>
          <w:p w14:paraId="1311EDF8" w14:textId="30221A71" w:rsidR="00F927AE" w:rsidRPr="004C6EAF" w:rsidRDefault="00F927AE" w:rsidP="179202FC">
            <w:pPr>
              <w:rPr>
                <w:sz w:val="20"/>
                <w:szCs w:val="20"/>
              </w:rPr>
            </w:pPr>
            <w:del w:id="248" w:author="LEOW,Mei" w:date="2026-01-29T11:10:00Z" w16du:dateUtc="2026-01-29T00:10:00Z">
              <w:r w:rsidRPr="179202FC" w:rsidDel="008E0740">
                <w:rPr>
                  <w:sz w:val="20"/>
                  <w:szCs w:val="20"/>
                </w:rPr>
                <w:delText xml:space="preserve"> </w:delText>
              </w:r>
            </w:del>
            <w:r w:rsidRPr="179202FC">
              <w:rPr>
                <w:sz w:val="20"/>
                <w:szCs w:val="20"/>
              </w:rPr>
              <w:t xml:space="preserve">The Panel Member must ensure that the </w:t>
            </w:r>
            <w:r w:rsidR="7E12DB31" w:rsidRPr="179202FC">
              <w:rPr>
                <w:sz w:val="20"/>
                <w:szCs w:val="20"/>
              </w:rPr>
              <w:t>Agency</w:t>
            </w:r>
            <w:r w:rsidRPr="179202FC">
              <w:rPr>
                <w:sz w:val="20"/>
                <w:szCs w:val="20"/>
              </w:rPr>
              <w:t xml:space="preserve"> Material is used strictly in accordance with any conditions or restrictions specified in Schedule 4: Contract Supply Terms of the Deed and any direction by the department.</w:t>
            </w:r>
          </w:p>
        </w:tc>
      </w:tr>
      <w:tr w:rsidR="00F927AE" w:rsidRPr="004C6EAF" w14:paraId="057A7424" w14:textId="77777777" w:rsidTr="1559729C">
        <w:tc>
          <w:tcPr>
            <w:tcW w:w="704" w:type="dxa"/>
            <w:shd w:val="clear" w:color="auto" w:fill="D7D8D8"/>
          </w:tcPr>
          <w:p w14:paraId="6E6FCA4C" w14:textId="77777777" w:rsidR="00F927AE" w:rsidRPr="004C6EAF" w:rsidRDefault="00F927AE">
            <w:pPr>
              <w:pStyle w:val="MEBasic1"/>
              <w:tabs>
                <w:tab w:val="left" w:pos="426"/>
              </w:tabs>
              <w:ind w:left="-25" w:right="34" w:firstLine="25"/>
              <w:rPr>
                <w:rFonts w:asciiTheme="minorHAnsi" w:hAnsiTheme="minorHAnsi" w:cstheme="minorHAnsi"/>
                <w:b/>
                <w:bCs/>
                <w:sz w:val="20"/>
                <w:szCs w:val="20"/>
              </w:rPr>
            </w:pPr>
          </w:p>
        </w:tc>
        <w:tc>
          <w:tcPr>
            <w:tcW w:w="1843" w:type="dxa"/>
            <w:shd w:val="clear" w:color="auto" w:fill="D7D8D8"/>
          </w:tcPr>
          <w:p w14:paraId="51B0C908" w14:textId="77777777" w:rsidR="00F927AE" w:rsidRPr="004C6EAF" w:rsidRDefault="00F927AE">
            <w:pPr>
              <w:pStyle w:val="MEBasic1"/>
              <w:numPr>
                <w:ilvl w:val="0"/>
                <w:numId w:val="0"/>
              </w:numPr>
              <w:rPr>
                <w:rFonts w:asciiTheme="minorHAnsi" w:hAnsiTheme="minorHAnsi" w:cstheme="minorHAnsi"/>
                <w:b/>
                <w:sz w:val="20"/>
                <w:szCs w:val="20"/>
              </w:rPr>
            </w:pPr>
            <w:r w:rsidRPr="004C6EAF">
              <w:rPr>
                <w:rFonts w:asciiTheme="minorHAnsi" w:hAnsiTheme="minorHAnsi" w:cstheme="minorHAnsi"/>
                <w:b/>
                <w:sz w:val="20"/>
                <w:szCs w:val="20"/>
              </w:rPr>
              <w:t>Selection criteria</w:t>
            </w:r>
          </w:p>
          <w:p w14:paraId="061D28D4" w14:textId="77777777" w:rsidR="00F927AE" w:rsidRPr="004C6EAF" w:rsidRDefault="00F927AE">
            <w:pPr>
              <w:pStyle w:val="MEBasic1"/>
              <w:numPr>
                <w:ilvl w:val="0"/>
                <w:numId w:val="0"/>
              </w:numPr>
              <w:rPr>
                <w:rFonts w:asciiTheme="minorHAnsi" w:hAnsiTheme="minorHAnsi" w:cstheme="minorHAnsi"/>
                <w:sz w:val="20"/>
                <w:szCs w:val="20"/>
              </w:rPr>
            </w:pPr>
            <w:r w:rsidRPr="004C6EAF">
              <w:rPr>
                <w:rFonts w:asciiTheme="minorHAnsi" w:hAnsiTheme="minorHAnsi" w:cstheme="minorHAnsi"/>
                <w:sz w:val="20"/>
                <w:szCs w:val="20"/>
              </w:rPr>
              <w:t>Please note</w:t>
            </w:r>
            <w:r>
              <w:rPr>
                <w:rFonts w:asciiTheme="minorHAnsi" w:hAnsiTheme="minorHAnsi" w:cstheme="minorHAnsi"/>
                <w:sz w:val="20"/>
                <w:szCs w:val="20"/>
              </w:rPr>
              <w:t xml:space="preserve"> in preparing your response to this RFQ Panel Members should ensure they address this selection criteria.</w:t>
            </w:r>
            <w:r w:rsidRPr="004C6EAF">
              <w:rPr>
                <w:rFonts w:asciiTheme="minorHAnsi" w:hAnsiTheme="minorHAnsi" w:cstheme="minorHAnsi"/>
                <w:sz w:val="20"/>
                <w:szCs w:val="20"/>
              </w:rPr>
              <w:t xml:space="preserve"> </w:t>
            </w:r>
          </w:p>
          <w:p w14:paraId="27B3F63A" w14:textId="77777777" w:rsidR="00F927AE" w:rsidRPr="004C6EAF" w:rsidRDefault="00F927AE">
            <w:pPr>
              <w:pStyle w:val="MEBasic1"/>
              <w:numPr>
                <w:ilvl w:val="0"/>
                <w:numId w:val="0"/>
              </w:numPr>
              <w:rPr>
                <w:rFonts w:asciiTheme="minorHAnsi" w:hAnsiTheme="minorHAnsi" w:cstheme="minorHAnsi"/>
                <w:b/>
                <w:sz w:val="20"/>
                <w:szCs w:val="20"/>
              </w:rPr>
            </w:pPr>
          </w:p>
        </w:tc>
        <w:tc>
          <w:tcPr>
            <w:tcW w:w="7229" w:type="dxa"/>
          </w:tcPr>
          <w:p w14:paraId="3DF9E52A" w14:textId="77777777" w:rsidR="00F927AE" w:rsidRPr="004C6EAF" w:rsidRDefault="00F927AE">
            <w:pPr>
              <w:rPr>
                <w:rFonts w:cstheme="minorHAnsi"/>
                <w:sz w:val="20"/>
                <w:szCs w:val="20"/>
              </w:rPr>
            </w:pPr>
            <w:r w:rsidRPr="004C6EAF">
              <w:rPr>
                <w:rFonts w:cstheme="minorHAnsi"/>
                <w:sz w:val="20"/>
                <w:szCs w:val="20"/>
              </w:rPr>
              <w:t>The preferred supplier will be selected on the basis of having submitted the response that provides the best value for money as determined by an assessment against the following selection criteria.</w:t>
            </w:r>
          </w:p>
          <w:p w14:paraId="36D94AC9" w14:textId="14EBD9D6" w:rsidR="00F927AE" w:rsidRPr="004C6EAF" w:rsidDel="008E0740" w:rsidRDefault="00F927AE">
            <w:pPr>
              <w:rPr>
                <w:del w:id="249" w:author="LEOW,Mei" w:date="2026-01-29T11:09:00Z" w16du:dateUtc="2026-01-29T00:09:00Z"/>
                <w:rFonts w:cstheme="minorHAnsi"/>
                <w:sz w:val="20"/>
                <w:szCs w:val="20"/>
              </w:rPr>
            </w:pPr>
            <w:del w:id="250" w:author="LEOW,Mei" w:date="2026-01-29T11:09:00Z" w16du:dateUtc="2026-01-29T00:09:00Z">
              <w:r w:rsidRPr="004C6EAF" w:rsidDel="008E0740">
                <w:rPr>
                  <w:rFonts w:cstheme="minorHAnsi"/>
                  <w:sz w:val="20"/>
                  <w:szCs w:val="20"/>
                  <w:highlight w:val="yellow"/>
                </w:rPr>
                <w:delText>[</w:delText>
              </w:r>
              <w:r w:rsidDel="008E0740">
                <w:rPr>
                  <w:rFonts w:cstheme="minorHAnsi"/>
                  <w:sz w:val="20"/>
                  <w:szCs w:val="20"/>
                  <w:highlight w:val="yellow"/>
                </w:rPr>
                <w:delText>The suggested selection criteria are p</w:delText>
              </w:r>
              <w:r w:rsidRPr="004C6EAF" w:rsidDel="008E0740">
                <w:rPr>
                  <w:rFonts w:cstheme="minorHAnsi"/>
                  <w:sz w:val="20"/>
                  <w:szCs w:val="20"/>
                  <w:highlight w:val="yellow"/>
                </w:rPr>
                <w:delText>roposed below</w:delText>
              </w:r>
              <w:r w:rsidDel="008E0740">
                <w:rPr>
                  <w:rFonts w:cstheme="minorHAnsi"/>
                  <w:sz w:val="20"/>
                  <w:szCs w:val="20"/>
                  <w:highlight w:val="yellow"/>
                </w:rPr>
                <w:delText xml:space="preserve">. These </w:delText>
              </w:r>
              <w:r w:rsidRPr="004C6EAF" w:rsidDel="008E0740">
                <w:rPr>
                  <w:rFonts w:cstheme="minorHAnsi"/>
                  <w:sz w:val="20"/>
                  <w:szCs w:val="20"/>
                  <w:highlight w:val="yellow"/>
                </w:rPr>
                <w:delText>can be adapted to best suit the project and services required – please update as appropriate]</w:delText>
              </w:r>
              <w:r w:rsidRPr="004C6EAF" w:rsidDel="008E0740">
                <w:rPr>
                  <w:rFonts w:cstheme="minorHAnsi"/>
                  <w:sz w:val="20"/>
                  <w:szCs w:val="20"/>
                </w:rPr>
                <w:delText xml:space="preserve"> </w:delText>
              </w:r>
            </w:del>
          </w:p>
          <w:p w14:paraId="09282604" w14:textId="77777777" w:rsidR="00F927AE" w:rsidRPr="00E62AA8" w:rsidRDefault="00F927AE" w:rsidP="00A343F1">
            <w:pPr>
              <w:pStyle w:val="ListParagraph"/>
              <w:numPr>
                <w:ilvl w:val="0"/>
                <w:numId w:val="21"/>
              </w:numPr>
              <w:spacing w:after="140" w:line="280" w:lineRule="atLeast"/>
              <w:rPr>
                <w:rFonts w:cstheme="minorHAnsi"/>
                <w:b/>
                <w:sz w:val="20"/>
                <w:szCs w:val="20"/>
              </w:rPr>
            </w:pPr>
            <w:r w:rsidRPr="00E62AA8">
              <w:rPr>
                <w:rFonts w:cstheme="minorHAnsi"/>
                <w:b/>
                <w:sz w:val="20"/>
                <w:szCs w:val="20"/>
              </w:rPr>
              <w:t>Demonstrated ability and experience in project delivery.</w:t>
            </w:r>
          </w:p>
          <w:p w14:paraId="64472378" w14:textId="77777777" w:rsidR="00F927AE" w:rsidRPr="00E62AA8" w:rsidRDefault="00F927AE" w:rsidP="00A343F1">
            <w:pPr>
              <w:pStyle w:val="ListParagraph"/>
              <w:numPr>
                <w:ilvl w:val="1"/>
                <w:numId w:val="21"/>
              </w:numPr>
              <w:spacing w:after="140" w:line="280" w:lineRule="atLeast"/>
              <w:rPr>
                <w:rFonts w:cstheme="minorHAnsi"/>
                <w:sz w:val="20"/>
                <w:szCs w:val="20"/>
              </w:rPr>
            </w:pPr>
            <w:r w:rsidRPr="00E62AA8">
              <w:rPr>
                <w:rFonts w:cstheme="minorHAnsi"/>
                <w:sz w:val="20"/>
                <w:szCs w:val="20"/>
              </w:rPr>
              <w:t>Organisational ability, experience and track record of effectively and successfully managing and delivering projects of similar size, scope and complexity.</w:t>
            </w:r>
          </w:p>
          <w:p w14:paraId="18289F64" w14:textId="77777777" w:rsidR="00F927AE" w:rsidRPr="00E62AA8" w:rsidRDefault="00F927AE" w:rsidP="00A343F1">
            <w:pPr>
              <w:pStyle w:val="ListParagraph"/>
              <w:numPr>
                <w:ilvl w:val="0"/>
                <w:numId w:val="21"/>
              </w:numPr>
              <w:spacing w:after="140" w:line="280" w:lineRule="atLeast"/>
              <w:rPr>
                <w:rFonts w:cstheme="minorHAnsi"/>
                <w:b/>
                <w:sz w:val="20"/>
                <w:szCs w:val="20"/>
              </w:rPr>
            </w:pPr>
            <w:r w:rsidRPr="00E62AA8">
              <w:rPr>
                <w:rFonts w:cstheme="minorHAnsi"/>
                <w:b/>
                <w:sz w:val="20"/>
                <w:szCs w:val="20"/>
              </w:rPr>
              <w:t>Demonstrated understanding of the required services.</w:t>
            </w:r>
          </w:p>
          <w:p w14:paraId="69778F46" w14:textId="0407FEA2" w:rsidR="00F927AE" w:rsidRPr="00E62AA8" w:rsidRDefault="00F927AE" w:rsidP="00A343F1">
            <w:pPr>
              <w:pStyle w:val="ListParagraph"/>
              <w:numPr>
                <w:ilvl w:val="1"/>
                <w:numId w:val="21"/>
              </w:numPr>
              <w:spacing w:after="140" w:line="280" w:lineRule="atLeast"/>
              <w:rPr>
                <w:rFonts w:cstheme="minorHAnsi"/>
                <w:sz w:val="20"/>
                <w:szCs w:val="20"/>
              </w:rPr>
            </w:pPr>
            <w:r w:rsidRPr="00E62AA8">
              <w:rPr>
                <w:rFonts w:cstheme="minorHAnsi"/>
                <w:sz w:val="20"/>
                <w:szCs w:val="20"/>
              </w:rPr>
              <w:t>Suitability of proposed methodology in meeting the requirements of the RFQ (e.g., research type, subject matter, cohort, sensitivities, etc.)</w:t>
            </w:r>
          </w:p>
          <w:p w14:paraId="2AC0695E" w14:textId="77777777" w:rsidR="00F927AE" w:rsidRPr="00E62AA8" w:rsidRDefault="00F927AE" w:rsidP="00A343F1">
            <w:pPr>
              <w:pStyle w:val="ListParagraph"/>
              <w:numPr>
                <w:ilvl w:val="1"/>
                <w:numId w:val="21"/>
              </w:numPr>
              <w:spacing w:after="140" w:line="280" w:lineRule="atLeast"/>
              <w:rPr>
                <w:rFonts w:cstheme="minorHAnsi"/>
                <w:sz w:val="20"/>
                <w:szCs w:val="20"/>
              </w:rPr>
            </w:pPr>
            <w:r w:rsidRPr="00E62AA8">
              <w:rPr>
                <w:rFonts w:cstheme="minorHAnsi"/>
                <w:sz w:val="20"/>
                <w:szCs w:val="20"/>
              </w:rPr>
              <w:t>Understanding of the required services and relevant issue(s), context and policy of interest.</w:t>
            </w:r>
          </w:p>
          <w:p w14:paraId="3296F512" w14:textId="77777777" w:rsidR="00F927AE" w:rsidRPr="00E62AA8" w:rsidRDefault="00F927AE" w:rsidP="00A343F1">
            <w:pPr>
              <w:pStyle w:val="ListParagraph"/>
              <w:numPr>
                <w:ilvl w:val="1"/>
                <w:numId w:val="21"/>
              </w:numPr>
              <w:spacing w:after="140" w:line="280" w:lineRule="atLeast"/>
              <w:rPr>
                <w:rFonts w:cstheme="minorHAnsi"/>
                <w:sz w:val="20"/>
                <w:szCs w:val="20"/>
              </w:rPr>
            </w:pPr>
            <w:r w:rsidRPr="00E62AA8">
              <w:rPr>
                <w:rFonts w:cstheme="minorHAnsi"/>
                <w:sz w:val="20"/>
                <w:szCs w:val="20"/>
              </w:rPr>
              <w:t>Clear understanding of the requirements of the RFQ.</w:t>
            </w:r>
          </w:p>
          <w:p w14:paraId="644476AC" w14:textId="77777777" w:rsidR="00F927AE" w:rsidRPr="00E62AA8" w:rsidRDefault="00F927AE" w:rsidP="00A343F1">
            <w:pPr>
              <w:pStyle w:val="ListParagraph"/>
              <w:numPr>
                <w:ilvl w:val="0"/>
                <w:numId w:val="21"/>
              </w:numPr>
              <w:spacing w:after="140" w:line="280" w:lineRule="atLeast"/>
              <w:rPr>
                <w:rFonts w:cstheme="minorHAnsi"/>
                <w:b/>
                <w:sz w:val="20"/>
                <w:szCs w:val="20"/>
              </w:rPr>
            </w:pPr>
            <w:r w:rsidRPr="00E62AA8">
              <w:rPr>
                <w:rFonts w:cstheme="minorHAnsi"/>
                <w:b/>
                <w:sz w:val="20"/>
                <w:szCs w:val="20"/>
              </w:rPr>
              <w:t>Demonstrated capacity to deliver the required services.</w:t>
            </w:r>
          </w:p>
          <w:p w14:paraId="31899B19" w14:textId="77777777" w:rsidR="00F927AE" w:rsidRPr="00E62AA8" w:rsidRDefault="00F927AE" w:rsidP="00A343F1">
            <w:pPr>
              <w:pStyle w:val="ListParagraph"/>
              <w:numPr>
                <w:ilvl w:val="1"/>
                <w:numId w:val="21"/>
              </w:numPr>
              <w:spacing w:after="140" w:line="280" w:lineRule="atLeast"/>
              <w:rPr>
                <w:rFonts w:cstheme="minorHAnsi"/>
                <w:sz w:val="20"/>
                <w:szCs w:val="20"/>
              </w:rPr>
            </w:pPr>
            <w:r w:rsidRPr="00E62AA8">
              <w:rPr>
                <w:rFonts w:cstheme="minorHAnsi"/>
                <w:sz w:val="20"/>
                <w:szCs w:val="20"/>
              </w:rPr>
              <w:t>Resourcing to be allocated as part of the services, including backup staff.</w:t>
            </w:r>
          </w:p>
          <w:p w14:paraId="5D26BD0D" w14:textId="77777777" w:rsidR="00B04226" w:rsidRDefault="00F927AE" w:rsidP="00A343F1">
            <w:pPr>
              <w:pStyle w:val="ListParagraph"/>
              <w:numPr>
                <w:ilvl w:val="1"/>
                <w:numId w:val="21"/>
              </w:numPr>
              <w:spacing w:after="140" w:line="280" w:lineRule="atLeast"/>
              <w:rPr>
                <w:rFonts w:cstheme="minorHAnsi"/>
                <w:sz w:val="20"/>
                <w:szCs w:val="20"/>
              </w:rPr>
            </w:pPr>
            <w:r w:rsidRPr="00E62AA8">
              <w:rPr>
                <w:rFonts w:cstheme="minorHAnsi"/>
                <w:sz w:val="20"/>
                <w:szCs w:val="20"/>
              </w:rPr>
              <w:t xml:space="preserve">Suitability of proposed methodology in meeting the requirements of the RFQ within the given timeframe, including contingencies. </w:t>
            </w:r>
          </w:p>
          <w:p w14:paraId="070FD62B" w14:textId="2C83F2A1" w:rsidR="00F927AE" w:rsidRDefault="00B04226" w:rsidP="00A343F1">
            <w:pPr>
              <w:pStyle w:val="ListParagraph"/>
              <w:numPr>
                <w:ilvl w:val="1"/>
                <w:numId w:val="21"/>
              </w:numPr>
              <w:spacing w:after="140" w:line="280" w:lineRule="atLeast"/>
              <w:rPr>
                <w:ins w:id="251" w:author="LEOW,Mei" w:date="2026-01-29T14:35:00Z" w16du:dateUtc="2026-01-29T03:35:00Z"/>
                <w:rFonts w:cstheme="minorHAnsi"/>
                <w:sz w:val="20"/>
                <w:szCs w:val="20"/>
              </w:rPr>
            </w:pPr>
            <w:r>
              <w:rPr>
                <w:rFonts w:cstheme="minorHAnsi"/>
                <w:sz w:val="20"/>
                <w:szCs w:val="20"/>
              </w:rPr>
              <w:t xml:space="preserve">The extent to which the Panel Member’s response </w:t>
            </w:r>
            <w:r w:rsidR="00607470">
              <w:rPr>
                <w:rFonts w:cstheme="minorHAnsi"/>
                <w:sz w:val="20"/>
                <w:szCs w:val="20"/>
              </w:rPr>
              <w:t>to the RFQ p</w:t>
            </w:r>
            <w:r>
              <w:rPr>
                <w:rFonts w:cstheme="minorHAnsi"/>
                <w:sz w:val="20"/>
                <w:szCs w:val="20"/>
              </w:rPr>
              <w:t>resents any risks, including in the Panel Member’s proposed use of AI.</w:t>
            </w:r>
          </w:p>
          <w:p w14:paraId="1993210C" w14:textId="49E79E6C" w:rsidR="00F55ED8" w:rsidRPr="00E62AA8" w:rsidRDefault="00F55ED8" w:rsidP="00A343F1">
            <w:pPr>
              <w:pStyle w:val="ListParagraph"/>
              <w:numPr>
                <w:ilvl w:val="1"/>
                <w:numId w:val="21"/>
              </w:numPr>
              <w:spacing w:after="140" w:line="280" w:lineRule="atLeast"/>
              <w:rPr>
                <w:rFonts w:cstheme="minorHAnsi"/>
                <w:sz w:val="20"/>
                <w:szCs w:val="20"/>
              </w:rPr>
            </w:pPr>
            <w:ins w:id="252" w:author="LEOW,Mei" w:date="2026-01-29T14:35:00Z" w16du:dateUtc="2026-01-29T03:35:00Z">
              <w:r>
                <w:rPr>
                  <w:rFonts w:cstheme="minorHAnsi"/>
                  <w:sz w:val="20"/>
                  <w:szCs w:val="20"/>
                </w:rPr>
                <w:t>Access</w:t>
              </w:r>
              <w:r w:rsidR="007003AD">
                <w:rPr>
                  <w:rFonts w:cstheme="minorHAnsi"/>
                  <w:sz w:val="20"/>
                  <w:szCs w:val="20"/>
                </w:rPr>
                <w:t xml:space="preserve"> to </w:t>
              </w:r>
              <w:commentRangeStart w:id="253"/>
              <w:r w:rsidR="007003AD">
                <w:rPr>
                  <w:rFonts w:cstheme="minorHAnsi"/>
                  <w:sz w:val="20"/>
                  <w:szCs w:val="20"/>
                </w:rPr>
                <w:t xml:space="preserve">large language models </w:t>
              </w:r>
            </w:ins>
            <w:ins w:id="254" w:author="LEOW,Mei" w:date="2026-01-29T14:36:00Z" w16du:dateUtc="2026-01-29T03:36:00Z">
              <w:r w:rsidR="007E3F31">
                <w:rPr>
                  <w:rFonts w:cstheme="minorHAnsi"/>
                  <w:sz w:val="20"/>
                  <w:szCs w:val="20"/>
                </w:rPr>
                <w:t>within a Databricks environment</w:t>
              </w:r>
              <w:commentRangeEnd w:id="253"/>
              <w:r w:rsidR="00616132">
                <w:rPr>
                  <w:rStyle w:val="CommentReference"/>
                  <w:rFonts w:cstheme="minorHAnsi"/>
                  <w:sz w:val="20"/>
                  <w:szCs w:val="20"/>
                </w:rPr>
                <w:commentReference w:id="253"/>
              </w:r>
              <w:r w:rsidR="0094687C">
                <w:rPr>
                  <w:rFonts w:cstheme="minorHAnsi"/>
                  <w:sz w:val="20"/>
                  <w:szCs w:val="20"/>
                </w:rPr>
                <w:t xml:space="preserve"> is desirable but not essential.</w:t>
              </w:r>
            </w:ins>
          </w:p>
          <w:p w14:paraId="0597D90F" w14:textId="77777777" w:rsidR="00F927AE" w:rsidRPr="00E62AA8" w:rsidRDefault="00F927AE" w:rsidP="00A343F1">
            <w:pPr>
              <w:pStyle w:val="ListParagraph"/>
              <w:numPr>
                <w:ilvl w:val="0"/>
                <w:numId w:val="21"/>
              </w:numPr>
              <w:spacing w:after="140" w:line="280" w:lineRule="atLeast"/>
              <w:rPr>
                <w:rFonts w:cstheme="minorHAnsi"/>
                <w:b/>
                <w:sz w:val="20"/>
                <w:szCs w:val="20"/>
              </w:rPr>
            </w:pPr>
            <w:r w:rsidRPr="00E62AA8">
              <w:rPr>
                <w:rFonts w:cstheme="minorHAnsi"/>
                <w:b/>
                <w:sz w:val="20"/>
                <w:szCs w:val="20"/>
              </w:rPr>
              <w:t>Technical skills and knowledge to successfully deliver the required services.</w:t>
            </w:r>
          </w:p>
          <w:p w14:paraId="2D6ED916" w14:textId="5CB13D0C" w:rsidR="00F927AE" w:rsidRPr="00E62AA8" w:rsidRDefault="00F927AE" w:rsidP="00A343F1">
            <w:pPr>
              <w:pStyle w:val="ListParagraph"/>
              <w:numPr>
                <w:ilvl w:val="1"/>
                <w:numId w:val="21"/>
              </w:numPr>
              <w:spacing w:after="140" w:line="280" w:lineRule="atLeast"/>
              <w:rPr>
                <w:rFonts w:cstheme="minorHAnsi"/>
                <w:sz w:val="20"/>
                <w:szCs w:val="20"/>
              </w:rPr>
            </w:pPr>
            <w:r w:rsidRPr="00E62AA8">
              <w:rPr>
                <w:rFonts w:cstheme="minorHAnsi"/>
                <w:sz w:val="20"/>
                <w:szCs w:val="20"/>
              </w:rPr>
              <w:t xml:space="preserve">Individual proposed project team members’ demonstrated knowledge, experience and qualifications in relation to the methodology and requirements of the RFQ. </w:t>
            </w:r>
            <w:ins w:id="255" w:author="LEOW,Mei" w:date="2026-01-29T14:34:00Z" w16du:dateUtc="2026-01-29T03:34:00Z">
              <w:r w:rsidR="00A84AAB">
                <w:rPr>
                  <w:rFonts w:cstheme="minorHAnsi"/>
                  <w:sz w:val="20"/>
                  <w:szCs w:val="20"/>
                </w:rPr>
                <w:t>Experience with</w:t>
              </w:r>
            </w:ins>
            <w:ins w:id="256" w:author="LEOW,Mei" w:date="2026-01-29T14:46:00Z" w16du:dateUtc="2026-01-29T03:46:00Z">
              <w:r w:rsidR="009B48AD">
                <w:rPr>
                  <w:rFonts w:cstheme="minorHAnsi"/>
                  <w:sz w:val="20"/>
                  <w:szCs w:val="20"/>
                </w:rPr>
                <w:t xml:space="preserve"> </w:t>
              </w:r>
            </w:ins>
            <w:ins w:id="257" w:author="LEOW,Mei" w:date="2026-01-29T14:43:00Z" w16du:dateUtc="2026-01-29T03:43:00Z">
              <w:r w:rsidR="0093147F">
                <w:rPr>
                  <w:rFonts w:cstheme="minorHAnsi"/>
                  <w:sz w:val="20"/>
                  <w:szCs w:val="20"/>
                </w:rPr>
                <w:t>information management</w:t>
              </w:r>
            </w:ins>
            <w:ins w:id="258" w:author="LEOW,Mei" w:date="2026-01-29T14:44:00Z" w16du:dateUtc="2026-01-29T03:44:00Z">
              <w:r w:rsidR="001C1287">
                <w:rPr>
                  <w:rFonts w:cstheme="minorHAnsi"/>
                  <w:sz w:val="20"/>
                  <w:szCs w:val="20"/>
                </w:rPr>
                <w:t xml:space="preserve"> or</w:t>
              </w:r>
            </w:ins>
            <w:ins w:id="259" w:author="LEOW,Mei" w:date="2026-01-29T14:34:00Z" w16du:dateUtc="2026-01-29T03:34:00Z">
              <w:r w:rsidR="00A84AAB">
                <w:rPr>
                  <w:rFonts w:cstheme="minorHAnsi"/>
                  <w:sz w:val="20"/>
                  <w:szCs w:val="20"/>
                </w:rPr>
                <w:t xml:space="preserve"> using large language models a</w:t>
              </w:r>
            </w:ins>
            <w:ins w:id="260" w:author="LEOW,Mei" w:date="2026-01-29T14:35:00Z" w16du:dateUtc="2026-01-29T03:35:00Z">
              <w:r w:rsidR="00A84AAB">
                <w:rPr>
                  <w:rFonts w:cstheme="minorHAnsi"/>
                  <w:sz w:val="20"/>
                  <w:szCs w:val="20"/>
                </w:rPr>
                <w:t xml:space="preserve">nd Databricks </w:t>
              </w:r>
              <w:commentRangeStart w:id="261"/>
              <w:r w:rsidR="00A84AAB">
                <w:rPr>
                  <w:rFonts w:cstheme="minorHAnsi"/>
                  <w:sz w:val="20"/>
                  <w:szCs w:val="20"/>
                </w:rPr>
                <w:t>will be highly regarded</w:t>
              </w:r>
              <w:commentRangeEnd w:id="261"/>
              <w:r w:rsidR="00520DA6">
                <w:rPr>
                  <w:rStyle w:val="CommentReference"/>
                  <w:rFonts w:cstheme="minorHAnsi"/>
                  <w:sz w:val="20"/>
                  <w:szCs w:val="20"/>
                </w:rPr>
                <w:commentReference w:id="261"/>
              </w:r>
              <w:r w:rsidR="00A84AAB">
                <w:rPr>
                  <w:rFonts w:cstheme="minorHAnsi"/>
                  <w:sz w:val="20"/>
                  <w:szCs w:val="20"/>
                </w:rPr>
                <w:t>.</w:t>
              </w:r>
            </w:ins>
          </w:p>
          <w:p w14:paraId="531FB1C5" w14:textId="141DB626" w:rsidR="00F12580" w:rsidRDefault="00F927AE" w:rsidP="00A343F1">
            <w:pPr>
              <w:pStyle w:val="ListParagraph"/>
              <w:numPr>
                <w:ilvl w:val="1"/>
                <w:numId w:val="21"/>
              </w:numPr>
              <w:spacing w:after="140" w:line="280" w:lineRule="atLeast"/>
              <w:rPr>
                <w:ins w:id="262" w:author="LEOW,Mei" w:date="2026-01-29T14:34:00Z" w16du:dateUtc="2026-01-29T03:34:00Z"/>
                <w:rFonts w:cstheme="minorHAnsi"/>
                <w:sz w:val="20"/>
                <w:szCs w:val="20"/>
              </w:rPr>
            </w:pPr>
            <w:r w:rsidRPr="00434E7F">
              <w:rPr>
                <w:rFonts w:cstheme="minorHAnsi"/>
                <w:sz w:val="20"/>
                <w:szCs w:val="20"/>
              </w:rPr>
              <w:t>Methodology demonstrates ability to provide the services in a manner that is technically sound, rigorous, practical, ethical and appropriate to the cohort/subject matter.</w:t>
            </w:r>
            <w:del w:id="263" w:author="LEOW,Mei" w:date="2026-01-29T14:34:00Z" w16du:dateUtc="2026-01-29T03:34:00Z">
              <w:r w:rsidRPr="00434E7F" w:rsidDel="00AF642A">
                <w:rPr>
                  <w:rFonts w:cstheme="minorHAnsi"/>
                  <w:sz w:val="20"/>
                  <w:szCs w:val="20"/>
                </w:rPr>
                <w:delText xml:space="preserve"> </w:delText>
              </w:r>
            </w:del>
          </w:p>
          <w:p w14:paraId="48226AD1" w14:textId="5FC1FCCD" w:rsidR="00AF642A" w:rsidRPr="00434E7F" w:rsidDel="00A84AAB" w:rsidRDefault="00AF642A" w:rsidP="00A343F1">
            <w:pPr>
              <w:pStyle w:val="ListParagraph"/>
              <w:numPr>
                <w:ilvl w:val="1"/>
                <w:numId w:val="21"/>
              </w:numPr>
              <w:spacing w:after="140" w:line="280" w:lineRule="atLeast"/>
              <w:rPr>
                <w:del w:id="264" w:author="LEOW,Mei" w:date="2026-01-29T14:34:00Z" w16du:dateUtc="2026-01-29T03:34:00Z"/>
                <w:rFonts w:cstheme="minorHAnsi"/>
                <w:sz w:val="20"/>
                <w:szCs w:val="20"/>
              </w:rPr>
            </w:pPr>
          </w:p>
          <w:p w14:paraId="3B3937EB" w14:textId="6A4FDA02" w:rsidR="00F927AE" w:rsidRPr="00E62AA8" w:rsidDel="002120CE" w:rsidRDefault="00F927AE" w:rsidP="00A343F1">
            <w:pPr>
              <w:pStyle w:val="ListParagraph"/>
              <w:numPr>
                <w:ilvl w:val="0"/>
                <w:numId w:val="21"/>
              </w:numPr>
              <w:spacing w:after="140" w:line="280" w:lineRule="atLeast"/>
              <w:rPr>
                <w:del w:id="265" w:author="LEOW,Mei" w:date="2026-01-28T18:23:00Z" w16du:dateUtc="2026-01-28T07:23:00Z"/>
                <w:rFonts w:cstheme="minorHAnsi"/>
                <w:b/>
                <w:sz w:val="20"/>
                <w:szCs w:val="20"/>
              </w:rPr>
            </w:pPr>
            <w:commentRangeStart w:id="266"/>
            <w:del w:id="267" w:author="LEOW,Mei" w:date="2026-01-28T18:23:00Z" w16du:dateUtc="2026-01-28T07:23:00Z">
              <w:r w:rsidRPr="00E62AA8" w:rsidDel="002120CE">
                <w:rPr>
                  <w:rFonts w:cstheme="minorHAnsi"/>
                  <w:b/>
                  <w:sz w:val="20"/>
                  <w:szCs w:val="20"/>
                </w:rPr>
                <w:delText>Strong stakeholder engagement capability.</w:delText>
              </w:r>
            </w:del>
          </w:p>
          <w:p w14:paraId="1D2309AA" w14:textId="77790A17" w:rsidR="00F927AE" w:rsidRPr="00E62AA8" w:rsidDel="002120CE" w:rsidRDefault="00F927AE" w:rsidP="00A343F1">
            <w:pPr>
              <w:pStyle w:val="ListParagraph"/>
              <w:numPr>
                <w:ilvl w:val="1"/>
                <w:numId w:val="21"/>
              </w:numPr>
              <w:spacing w:after="140" w:line="280" w:lineRule="atLeast"/>
              <w:rPr>
                <w:del w:id="268" w:author="LEOW,Mei" w:date="2026-01-28T18:23:00Z" w16du:dateUtc="2026-01-28T07:23:00Z"/>
                <w:rFonts w:cstheme="minorHAnsi"/>
                <w:sz w:val="20"/>
                <w:szCs w:val="20"/>
              </w:rPr>
            </w:pPr>
            <w:del w:id="269" w:author="LEOW,Mei" w:date="2026-01-28T18:23:00Z" w16du:dateUtc="2026-01-28T07:23:00Z">
              <w:r w:rsidRPr="00E62AA8" w:rsidDel="002120CE">
                <w:rPr>
                  <w:rFonts w:cstheme="minorHAnsi"/>
                  <w:sz w:val="20"/>
                  <w:szCs w:val="20"/>
                </w:rPr>
                <w:delText>Ability to understand, negotiate and operate within a range of contexts - political, social, cultural, geographical and personal.</w:delText>
              </w:r>
            </w:del>
          </w:p>
          <w:p w14:paraId="643689AF" w14:textId="027DD799" w:rsidR="00F927AE" w:rsidRPr="00E62AA8" w:rsidDel="002120CE" w:rsidRDefault="00F927AE" w:rsidP="00A343F1">
            <w:pPr>
              <w:pStyle w:val="ListParagraph"/>
              <w:numPr>
                <w:ilvl w:val="1"/>
                <w:numId w:val="21"/>
              </w:numPr>
              <w:spacing w:after="140" w:line="280" w:lineRule="atLeast"/>
              <w:rPr>
                <w:del w:id="270" w:author="LEOW,Mei" w:date="2026-01-28T18:23:00Z" w16du:dateUtc="2026-01-28T07:23:00Z"/>
                <w:rFonts w:cstheme="minorHAnsi"/>
                <w:sz w:val="20"/>
                <w:szCs w:val="20"/>
              </w:rPr>
            </w:pPr>
            <w:del w:id="271" w:author="LEOW,Mei" w:date="2026-01-28T18:23:00Z" w16du:dateUtc="2026-01-28T07:23:00Z">
              <w:r w:rsidRPr="00E62AA8" w:rsidDel="002120CE">
                <w:rPr>
                  <w:rFonts w:cstheme="minorHAnsi"/>
                  <w:sz w:val="20"/>
                  <w:szCs w:val="20"/>
                </w:rPr>
                <w:delText xml:space="preserve">Ability to successfully identify and effectively engage with a broad and diverse range of stakeholders to deliver the required services. </w:delText>
              </w:r>
            </w:del>
            <w:commentRangeEnd w:id="266"/>
            <w:r w:rsidR="002120CE" w:rsidRPr="00E62AA8">
              <w:rPr>
                <w:rStyle w:val="CommentReference"/>
                <w:rFonts w:cstheme="minorHAnsi"/>
                <w:sz w:val="20"/>
                <w:szCs w:val="20"/>
              </w:rPr>
              <w:commentReference w:id="266"/>
            </w:r>
          </w:p>
          <w:p w14:paraId="1B4CF0FE" w14:textId="77777777" w:rsidR="00F927AE" w:rsidRPr="00E62AA8" w:rsidRDefault="00F927AE" w:rsidP="00A343F1">
            <w:pPr>
              <w:pStyle w:val="ListParagraph"/>
              <w:numPr>
                <w:ilvl w:val="0"/>
                <w:numId w:val="21"/>
              </w:numPr>
              <w:spacing w:after="140" w:line="280" w:lineRule="atLeast"/>
              <w:rPr>
                <w:rFonts w:cstheme="minorHAnsi"/>
                <w:b/>
                <w:sz w:val="20"/>
                <w:szCs w:val="20"/>
              </w:rPr>
            </w:pPr>
            <w:r w:rsidRPr="00E62AA8">
              <w:rPr>
                <w:rFonts w:cstheme="minorHAnsi"/>
                <w:b/>
                <w:sz w:val="20"/>
                <w:szCs w:val="20"/>
              </w:rPr>
              <w:t>Ability to deliver clear and high quality reports.</w:t>
            </w:r>
          </w:p>
          <w:p w14:paraId="71C601C2" w14:textId="554A11CF" w:rsidR="00F927AE" w:rsidRPr="00E62AA8" w:rsidRDefault="00F927AE" w:rsidP="00A343F1">
            <w:pPr>
              <w:pStyle w:val="ListParagraph"/>
              <w:numPr>
                <w:ilvl w:val="1"/>
                <w:numId w:val="21"/>
              </w:numPr>
              <w:spacing w:after="140" w:line="280" w:lineRule="atLeast"/>
              <w:rPr>
                <w:sz w:val="20"/>
                <w:szCs w:val="20"/>
              </w:rPr>
            </w:pPr>
            <w:r w:rsidRPr="179202FC">
              <w:rPr>
                <w:sz w:val="20"/>
                <w:szCs w:val="20"/>
              </w:rPr>
              <w:t xml:space="preserve">Clarity and quality of information (consistency, spelling, grammar, </w:t>
            </w:r>
            <w:r w:rsidR="57219211" w:rsidRPr="179202FC">
              <w:rPr>
                <w:sz w:val="20"/>
                <w:szCs w:val="20"/>
              </w:rPr>
              <w:t>Agency</w:t>
            </w:r>
            <w:r w:rsidRPr="179202FC">
              <w:rPr>
                <w:sz w:val="20"/>
                <w:szCs w:val="20"/>
              </w:rPr>
              <w:t xml:space="preserve"> information represented, acronyms explained) in response to the RFQ.</w:t>
            </w:r>
          </w:p>
          <w:p w14:paraId="543E663D" w14:textId="77777777" w:rsidR="00F927AE" w:rsidRPr="00E62AA8" w:rsidRDefault="00F927AE" w:rsidP="00A343F1">
            <w:pPr>
              <w:pStyle w:val="ListParagraph"/>
              <w:numPr>
                <w:ilvl w:val="1"/>
                <w:numId w:val="21"/>
              </w:numPr>
              <w:spacing w:after="140" w:line="280" w:lineRule="atLeast"/>
              <w:rPr>
                <w:rFonts w:cstheme="minorHAnsi"/>
                <w:sz w:val="20"/>
                <w:szCs w:val="20"/>
              </w:rPr>
            </w:pPr>
            <w:r w:rsidRPr="00E62AA8">
              <w:rPr>
                <w:rFonts w:cstheme="minorHAnsi"/>
                <w:sz w:val="20"/>
                <w:szCs w:val="20"/>
              </w:rPr>
              <w:t>Accessibility of information by technical and non-technical audiences as demonstrated by the response.</w:t>
            </w:r>
          </w:p>
          <w:p w14:paraId="7835475E" w14:textId="77777777" w:rsidR="00F927AE" w:rsidRDefault="00F927AE" w:rsidP="00A343F1">
            <w:pPr>
              <w:pStyle w:val="ListParagraph"/>
              <w:numPr>
                <w:ilvl w:val="1"/>
                <w:numId w:val="21"/>
              </w:numPr>
              <w:spacing w:after="140" w:line="280" w:lineRule="atLeast"/>
              <w:rPr>
                <w:ins w:id="272" w:author="LEOW,Mei" w:date="2026-01-27T17:36:00Z" w16du:dateUtc="2026-01-27T06:36:00Z"/>
                <w:rFonts w:cstheme="minorHAnsi"/>
                <w:sz w:val="20"/>
                <w:szCs w:val="20"/>
              </w:rPr>
            </w:pPr>
            <w:r w:rsidRPr="00E62AA8">
              <w:rPr>
                <w:rFonts w:cstheme="minorHAnsi"/>
                <w:sz w:val="20"/>
                <w:szCs w:val="20"/>
              </w:rPr>
              <w:t>Compliance with WCAG 2.0 requirements.</w:t>
            </w:r>
          </w:p>
          <w:p w14:paraId="2D82157E" w14:textId="77777777" w:rsidR="00A343F1" w:rsidRPr="002120CE" w:rsidRDefault="00A343F1" w:rsidP="00A343F1">
            <w:pPr>
              <w:pStyle w:val="ListParagraph"/>
              <w:numPr>
                <w:ilvl w:val="0"/>
                <w:numId w:val="21"/>
              </w:numPr>
              <w:rPr>
                <w:ins w:id="273" w:author="LEOW,Mei" w:date="2026-01-27T17:36:00Z" w16du:dateUtc="2026-01-27T06:36:00Z"/>
                <w:rFonts w:cstheme="minorHAnsi"/>
                <w:b/>
                <w:bCs/>
                <w:sz w:val="20"/>
                <w:szCs w:val="20"/>
              </w:rPr>
            </w:pPr>
            <w:ins w:id="274" w:author="LEOW,Mei" w:date="2026-01-27T17:36:00Z" w16du:dateUtc="2026-01-27T06:36:00Z">
              <w:r w:rsidRPr="002120CE">
                <w:rPr>
                  <w:rFonts w:cstheme="minorHAnsi"/>
                  <w:b/>
                  <w:bCs/>
                  <w:sz w:val="20"/>
                  <w:szCs w:val="20"/>
                </w:rPr>
                <w:t>Is it important to be knowledgeable about skills, tertiary education and/or skills frameworks?</w:t>
              </w:r>
            </w:ins>
          </w:p>
          <w:p w14:paraId="78E50840" w14:textId="37758DE1" w:rsidR="00A343F1" w:rsidRPr="002120CE" w:rsidRDefault="00A343F1" w:rsidP="002120CE">
            <w:pPr>
              <w:pStyle w:val="ListParagraph"/>
              <w:numPr>
                <w:ilvl w:val="0"/>
                <w:numId w:val="21"/>
              </w:numPr>
              <w:rPr>
                <w:rFonts w:cstheme="minorHAnsi"/>
                <w:sz w:val="20"/>
                <w:szCs w:val="20"/>
              </w:rPr>
            </w:pPr>
            <w:ins w:id="275" w:author="LEOW,Mei" w:date="2026-01-27T17:36:00Z" w16du:dateUtc="2026-01-27T06:36:00Z">
              <w:r w:rsidRPr="002120CE">
                <w:rPr>
                  <w:rFonts w:cstheme="minorHAnsi"/>
                  <w:b/>
                  <w:bCs/>
                  <w:sz w:val="20"/>
                  <w:szCs w:val="20"/>
                </w:rPr>
                <w:t>Is it important to be knowledgeable about LLMs</w:t>
              </w:r>
            </w:ins>
            <w:ins w:id="276" w:author="LEOW,Mei" w:date="2026-01-29T13:19:00Z" w16du:dateUtc="2026-01-29T02:19:00Z">
              <w:r w:rsidR="0078003E">
                <w:rPr>
                  <w:rFonts w:cstheme="minorHAnsi"/>
                  <w:b/>
                  <w:bCs/>
                  <w:sz w:val="20"/>
                  <w:szCs w:val="20"/>
                </w:rPr>
                <w:t>/data science/information management</w:t>
              </w:r>
            </w:ins>
            <w:ins w:id="277" w:author="LEOW,Mei" w:date="2026-01-27T17:36:00Z" w16du:dateUtc="2026-01-27T06:36:00Z">
              <w:r w:rsidRPr="002120CE">
                <w:rPr>
                  <w:rFonts w:cstheme="minorHAnsi"/>
                  <w:b/>
                  <w:bCs/>
                  <w:sz w:val="20"/>
                  <w:szCs w:val="20"/>
                </w:rPr>
                <w:t>?</w:t>
              </w:r>
            </w:ins>
          </w:p>
        </w:tc>
      </w:tr>
      <w:tr w:rsidR="00F927AE" w:rsidRPr="004C6EAF" w14:paraId="45E3AC86" w14:textId="77777777" w:rsidTr="1559729C">
        <w:tc>
          <w:tcPr>
            <w:tcW w:w="704" w:type="dxa"/>
            <w:shd w:val="clear" w:color="auto" w:fill="D7D8D8"/>
          </w:tcPr>
          <w:p w14:paraId="45C64A57" w14:textId="77777777" w:rsidR="00F927AE" w:rsidRPr="004C6EAF" w:rsidRDefault="00F927AE">
            <w:pPr>
              <w:pStyle w:val="MEBasic1"/>
              <w:keepNext/>
              <w:tabs>
                <w:tab w:val="left" w:pos="426"/>
              </w:tabs>
              <w:ind w:left="-25" w:right="34" w:firstLine="25"/>
              <w:rPr>
                <w:rFonts w:asciiTheme="minorHAnsi" w:hAnsiTheme="minorHAnsi" w:cstheme="minorHAnsi"/>
                <w:b/>
                <w:bCs/>
                <w:sz w:val="20"/>
                <w:szCs w:val="20"/>
              </w:rPr>
            </w:pPr>
          </w:p>
        </w:tc>
        <w:tc>
          <w:tcPr>
            <w:tcW w:w="1843" w:type="dxa"/>
            <w:shd w:val="clear" w:color="auto" w:fill="D7D8D8"/>
          </w:tcPr>
          <w:p w14:paraId="631ECD76" w14:textId="77777777" w:rsidR="00F927AE" w:rsidRPr="004C6EAF" w:rsidRDefault="00F927AE">
            <w:pPr>
              <w:keepNext/>
              <w:rPr>
                <w:rFonts w:cstheme="minorHAnsi"/>
                <w:b/>
                <w:sz w:val="20"/>
                <w:szCs w:val="20"/>
              </w:rPr>
            </w:pPr>
            <w:r w:rsidRPr="004C6EAF">
              <w:rPr>
                <w:rFonts w:cstheme="minorHAnsi"/>
                <w:b/>
                <w:sz w:val="20"/>
                <w:szCs w:val="20"/>
              </w:rPr>
              <w:t>Intellectual Property Rights – ownership of Contract Material</w:t>
            </w:r>
          </w:p>
        </w:tc>
        <w:tc>
          <w:tcPr>
            <w:tcW w:w="7229" w:type="dxa"/>
          </w:tcPr>
          <w:p w14:paraId="2FBD0A40" w14:textId="77777777" w:rsidR="00F927AE" w:rsidRPr="004C6EAF" w:rsidDel="00CC49F8" w:rsidRDefault="00F927AE">
            <w:pPr>
              <w:keepNext/>
              <w:rPr>
                <w:del w:id="278" w:author="LEOW,Mei" w:date="2026-01-28T18:26:00Z" w16du:dateUtc="2026-01-28T07:26:00Z"/>
                <w:rFonts w:cstheme="minorHAnsi"/>
                <w:sz w:val="20"/>
                <w:szCs w:val="20"/>
              </w:rPr>
            </w:pPr>
            <w:r w:rsidRPr="004C6EAF">
              <w:rPr>
                <w:rFonts w:cstheme="minorHAnsi"/>
                <w:sz w:val="20"/>
                <w:szCs w:val="20"/>
              </w:rPr>
              <w:t>The department owns the intellectual property rights in Contract Material as per Schedule 4: Contract Supply Terms of the Deed.</w:t>
            </w:r>
          </w:p>
          <w:p w14:paraId="023EFFB0" w14:textId="3B1D0F8D" w:rsidR="00F927AE" w:rsidRPr="004C6EAF" w:rsidRDefault="00F927AE">
            <w:pPr>
              <w:keepNext/>
              <w:rPr>
                <w:rFonts w:cstheme="minorHAnsi"/>
                <w:sz w:val="20"/>
                <w:szCs w:val="20"/>
              </w:rPr>
            </w:pPr>
            <w:del w:id="279" w:author="LEOW,Mei" w:date="2026-01-28T18:26:00Z" w16du:dateUtc="2026-01-28T07:26:00Z">
              <w:r w:rsidRPr="004C6EAF" w:rsidDel="00CC49F8">
                <w:rPr>
                  <w:rFonts w:cstheme="minorHAnsi"/>
                  <w:sz w:val="20"/>
                  <w:szCs w:val="20"/>
                  <w:highlight w:val="yellow"/>
                </w:rPr>
                <w:delText xml:space="preserve">[Note the above is the </w:delText>
              </w:r>
              <w:r w:rsidDel="00CC49F8">
                <w:rPr>
                  <w:rFonts w:cstheme="minorHAnsi"/>
                  <w:sz w:val="20"/>
                  <w:szCs w:val="20"/>
                  <w:highlight w:val="yellow"/>
                </w:rPr>
                <w:delText>recommended</w:delText>
              </w:r>
              <w:r w:rsidRPr="004C6EAF" w:rsidDel="00CC49F8">
                <w:rPr>
                  <w:rFonts w:cstheme="minorHAnsi"/>
                  <w:sz w:val="20"/>
                  <w:szCs w:val="20"/>
                  <w:highlight w:val="yellow"/>
                </w:rPr>
                <w:delText xml:space="preserve"> procedure, however this may not be the case for every project. Adjust as appropriate]</w:delText>
              </w:r>
            </w:del>
          </w:p>
        </w:tc>
      </w:tr>
      <w:tr w:rsidR="00CF14F5" w:rsidRPr="004C6EAF" w14:paraId="6EE491B5" w14:textId="77777777" w:rsidTr="1559729C">
        <w:tc>
          <w:tcPr>
            <w:tcW w:w="704" w:type="dxa"/>
            <w:shd w:val="clear" w:color="auto" w:fill="D7D8D8"/>
          </w:tcPr>
          <w:p w14:paraId="05F27DD6" w14:textId="77777777" w:rsidR="00CF14F5" w:rsidRPr="004C6EAF" w:rsidRDefault="00CF14F5">
            <w:pPr>
              <w:pStyle w:val="MEBasic1"/>
              <w:keepNext/>
              <w:tabs>
                <w:tab w:val="left" w:pos="426"/>
              </w:tabs>
              <w:ind w:left="-25" w:right="34" w:firstLine="25"/>
              <w:rPr>
                <w:rFonts w:asciiTheme="minorHAnsi" w:hAnsiTheme="minorHAnsi" w:cstheme="minorHAnsi"/>
                <w:b/>
                <w:bCs/>
                <w:sz w:val="20"/>
                <w:szCs w:val="20"/>
              </w:rPr>
            </w:pPr>
          </w:p>
        </w:tc>
        <w:tc>
          <w:tcPr>
            <w:tcW w:w="1843" w:type="dxa"/>
            <w:shd w:val="clear" w:color="auto" w:fill="D7D8D8"/>
          </w:tcPr>
          <w:p w14:paraId="42D23B55" w14:textId="721FF3F1" w:rsidR="00CF14F5" w:rsidRPr="004C6EAF" w:rsidRDefault="00CF14F5">
            <w:pPr>
              <w:keepNext/>
              <w:rPr>
                <w:rFonts w:cstheme="minorHAnsi"/>
                <w:b/>
                <w:sz w:val="20"/>
                <w:szCs w:val="20"/>
              </w:rPr>
            </w:pPr>
            <w:r>
              <w:rPr>
                <w:rFonts w:cstheme="minorHAnsi"/>
                <w:b/>
                <w:sz w:val="20"/>
                <w:szCs w:val="20"/>
              </w:rPr>
              <w:t>Use of AI Systems</w:t>
            </w:r>
          </w:p>
        </w:tc>
        <w:tc>
          <w:tcPr>
            <w:tcW w:w="7229" w:type="dxa"/>
          </w:tcPr>
          <w:p w14:paraId="5120AE0F" w14:textId="33C1108D" w:rsidR="007F7E6D" w:rsidRPr="002B21EA" w:rsidDel="00C67F0B" w:rsidRDefault="00B67E14" w:rsidP="007F7E6D">
            <w:pPr>
              <w:pStyle w:val="TableParagraph"/>
              <w:spacing w:before="121"/>
              <w:ind w:left="0"/>
              <w:rPr>
                <w:del w:id="280" w:author="LEOW,Mei" w:date="2026-01-28T18:27:00Z" w16du:dateUtc="2026-01-28T07:27:00Z"/>
                <w:rFonts w:ascii="Calibri" w:hAnsi="Calibri" w:cs="Calibri"/>
                <w:sz w:val="20"/>
                <w:szCs w:val="20"/>
              </w:rPr>
            </w:pPr>
            <w:commentRangeStart w:id="281"/>
            <w:del w:id="282" w:author="LEOW,Mei" w:date="2026-01-28T18:27:00Z" w16du:dateUtc="2026-01-28T07:27:00Z">
              <w:r w:rsidDel="00C67F0B">
                <w:rPr>
                  <w:rFonts w:ascii="Calibri" w:hAnsi="Calibri" w:cs="Calibri"/>
                  <w:sz w:val="20"/>
                  <w:szCs w:val="20"/>
                  <w:highlight w:val="yellow"/>
                </w:rPr>
                <w:delText>[</w:delText>
              </w:r>
              <w:r w:rsidR="007F7E6D" w:rsidRPr="00B67E14" w:rsidDel="00C67F0B">
                <w:rPr>
                  <w:rFonts w:ascii="Calibri" w:hAnsi="Calibri" w:cs="Calibri"/>
                  <w:sz w:val="20"/>
                  <w:szCs w:val="20"/>
                  <w:highlight w:val="yellow"/>
                </w:rPr>
                <w:delText>Agencies</w:delText>
              </w:r>
              <w:r w:rsidR="007F7E6D" w:rsidRPr="00B67E14" w:rsidDel="00C67F0B">
                <w:rPr>
                  <w:rFonts w:ascii="Calibri" w:hAnsi="Calibri" w:cs="Calibri"/>
                  <w:spacing w:val="-2"/>
                  <w:sz w:val="20"/>
                  <w:szCs w:val="20"/>
                  <w:highlight w:val="yellow"/>
                </w:rPr>
                <w:delText xml:space="preserve"> </w:delText>
              </w:r>
              <w:r w:rsidR="007F7E6D" w:rsidRPr="00B67E14" w:rsidDel="00C67F0B">
                <w:rPr>
                  <w:rFonts w:ascii="Calibri" w:hAnsi="Calibri" w:cs="Calibri"/>
                  <w:sz w:val="20"/>
                  <w:szCs w:val="20"/>
                  <w:highlight w:val="yellow"/>
                </w:rPr>
                <w:delText>must</w:delText>
              </w:r>
              <w:r w:rsidR="007F7E6D" w:rsidRPr="00B67E14" w:rsidDel="00C67F0B">
                <w:rPr>
                  <w:rFonts w:ascii="Calibri" w:hAnsi="Calibri" w:cs="Calibri"/>
                  <w:spacing w:val="-3"/>
                  <w:sz w:val="20"/>
                  <w:szCs w:val="20"/>
                  <w:highlight w:val="yellow"/>
                </w:rPr>
                <w:delText xml:space="preserve"> </w:delText>
              </w:r>
              <w:r w:rsidR="007F7E6D" w:rsidRPr="00B67E14" w:rsidDel="00C67F0B">
                <w:rPr>
                  <w:rFonts w:ascii="Calibri" w:hAnsi="Calibri" w:cs="Calibri"/>
                  <w:sz w:val="20"/>
                  <w:szCs w:val="20"/>
                  <w:highlight w:val="yellow"/>
                </w:rPr>
                <w:delText>include</w:delText>
              </w:r>
              <w:r w:rsidR="007F7E6D" w:rsidRPr="00B67E14" w:rsidDel="00C67F0B">
                <w:rPr>
                  <w:rFonts w:ascii="Calibri" w:hAnsi="Calibri" w:cs="Calibri"/>
                  <w:spacing w:val="-2"/>
                  <w:sz w:val="20"/>
                  <w:szCs w:val="20"/>
                  <w:highlight w:val="yellow"/>
                </w:rPr>
                <w:delText xml:space="preserve"> </w:delText>
              </w:r>
              <w:r w:rsidR="007F7E6D" w:rsidRPr="00B67E14" w:rsidDel="00C67F0B">
                <w:rPr>
                  <w:rFonts w:ascii="Calibri" w:hAnsi="Calibri" w:cs="Calibri"/>
                  <w:sz w:val="20"/>
                  <w:szCs w:val="20"/>
                  <w:highlight w:val="yellow"/>
                </w:rPr>
                <w:delText>one</w:delText>
              </w:r>
              <w:r w:rsidR="007F7E6D" w:rsidRPr="00B67E14" w:rsidDel="00C67F0B">
                <w:rPr>
                  <w:rFonts w:ascii="Calibri" w:hAnsi="Calibri" w:cs="Calibri"/>
                  <w:spacing w:val="-2"/>
                  <w:sz w:val="20"/>
                  <w:szCs w:val="20"/>
                  <w:highlight w:val="yellow"/>
                </w:rPr>
                <w:delText xml:space="preserve"> </w:delText>
              </w:r>
              <w:r w:rsidR="007F7E6D" w:rsidRPr="00B67E14" w:rsidDel="00C67F0B">
                <w:rPr>
                  <w:rFonts w:ascii="Calibri" w:hAnsi="Calibri" w:cs="Calibri"/>
                  <w:sz w:val="20"/>
                  <w:szCs w:val="20"/>
                  <w:highlight w:val="yellow"/>
                </w:rPr>
                <w:delText>of</w:delText>
              </w:r>
              <w:r w:rsidR="007F7E6D" w:rsidRPr="00B67E14" w:rsidDel="00C67F0B">
                <w:rPr>
                  <w:rFonts w:ascii="Calibri" w:hAnsi="Calibri" w:cs="Calibri"/>
                  <w:spacing w:val="-3"/>
                  <w:sz w:val="20"/>
                  <w:szCs w:val="20"/>
                  <w:highlight w:val="yellow"/>
                </w:rPr>
                <w:delText xml:space="preserve"> </w:delText>
              </w:r>
              <w:r w:rsidR="007F7E6D" w:rsidRPr="00B67E14" w:rsidDel="00C67F0B">
                <w:rPr>
                  <w:rFonts w:ascii="Calibri" w:hAnsi="Calibri" w:cs="Calibri"/>
                  <w:sz w:val="20"/>
                  <w:szCs w:val="20"/>
                  <w:highlight w:val="yellow"/>
                </w:rPr>
                <w:delText>the</w:delText>
              </w:r>
              <w:r w:rsidR="007F7E6D" w:rsidRPr="00B67E14" w:rsidDel="00C67F0B">
                <w:rPr>
                  <w:rFonts w:ascii="Calibri" w:hAnsi="Calibri" w:cs="Calibri"/>
                  <w:spacing w:val="-2"/>
                  <w:sz w:val="20"/>
                  <w:szCs w:val="20"/>
                  <w:highlight w:val="yellow"/>
                </w:rPr>
                <w:delText xml:space="preserve"> </w:delText>
              </w:r>
              <w:r w:rsidR="007F7E6D" w:rsidRPr="00B67E14" w:rsidDel="00C67F0B">
                <w:rPr>
                  <w:rFonts w:ascii="Calibri" w:hAnsi="Calibri" w:cs="Calibri"/>
                  <w:sz w:val="20"/>
                  <w:szCs w:val="20"/>
                  <w:highlight w:val="yellow"/>
                </w:rPr>
                <w:delText>following</w:delText>
              </w:r>
              <w:r w:rsidR="007F7E6D" w:rsidRPr="00B67E14" w:rsidDel="00C67F0B">
                <w:rPr>
                  <w:rFonts w:ascii="Calibri" w:hAnsi="Calibri" w:cs="Calibri"/>
                  <w:spacing w:val="-1"/>
                  <w:sz w:val="20"/>
                  <w:szCs w:val="20"/>
                  <w:highlight w:val="yellow"/>
                </w:rPr>
                <w:delText xml:space="preserve"> </w:delText>
              </w:r>
              <w:r w:rsidR="007F7E6D" w:rsidRPr="00B67E14" w:rsidDel="00C67F0B">
                <w:rPr>
                  <w:rFonts w:ascii="Calibri" w:hAnsi="Calibri" w:cs="Calibri"/>
                  <w:sz w:val="20"/>
                  <w:szCs w:val="20"/>
                  <w:highlight w:val="yellow"/>
                </w:rPr>
                <w:delText>2</w:delText>
              </w:r>
              <w:r w:rsidR="007F7E6D" w:rsidRPr="00B67E14" w:rsidDel="00C67F0B">
                <w:rPr>
                  <w:rFonts w:ascii="Calibri" w:hAnsi="Calibri" w:cs="Calibri"/>
                  <w:spacing w:val="-3"/>
                  <w:sz w:val="20"/>
                  <w:szCs w:val="20"/>
                  <w:highlight w:val="yellow"/>
                </w:rPr>
                <w:delText xml:space="preserve"> </w:delText>
              </w:r>
              <w:r w:rsidR="007F7E6D" w:rsidRPr="00B67E14" w:rsidDel="00C67F0B">
                <w:rPr>
                  <w:rFonts w:ascii="Calibri" w:hAnsi="Calibri" w:cs="Calibri"/>
                  <w:spacing w:val="-2"/>
                  <w:sz w:val="20"/>
                  <w:szCs w:val="20"/>
                  <w:highlight w:val="yellow"/>
                </w:rPr>
                <w:delText>options</w:delText>
              </w:r>
              <w:r w:rsidR="007B0D5C" w:rsidRPr="00B67E14" w:rsidDel="00C67F0B">
                <w:rPr>
                  <w:rFonts w:ascii="Calibri" w:hAnsi="Calibri" w:cs="Calibri"/>
                  <w:spacing w:val="-2"/>
                  <w:sz w:val="20"/>
                  <w:szCs w:val="20"/>
                  <w:highlight w:val="yellow"/>
                </w:rPr>
                <w:delText>, replacing references to ‘Department’ with ‘Agency’ if applicable</w:delText>
              </w:r>
              <w:r w:rsidRPr="00B67E14" w:rsidDel="00C67F0B">
                <w:rPr>
                  <w:rFonts w:ascii="Calibri" w:hAnsi="Calibri" w:cs="Calibri"/>
                  <w:spacing w:val="-2"/>
                  <w:sz w:val="20"/>
                  <w:szCs w:val="20"/>
                  <w:highlight w:val="yellow"/>
                </w:rPr>
                <w:delText>]</w:delText>
              </w:r>
            </w:del>
          </w:p>
          <w:p w14:paraId="6DC258BA" w14:textId="4D30C6BD" w:rsidR="007F7E6D" w:rsidRPr="002B21EA" w:rsidDel="00C67F0B" w:rsidRDefault="007F7E6D" w:rsidP="007F7E6D">
            <w:pPr>
              <w:pStyle w:val="TableParagraph"/>
              <w:spacing w:before="151" w:line="276" w:lineRule="auto"/>
              <w:ind w:left="0"/>
              <w:rPr>
                <w:del w:id="283" w:author="LEOW,Mei" w:date="2026-01-28T18:27:00Z" w16du:dateUtc="2026-01-28T07:27:00Z"/>
                <w:rFonts w:ascii="Calibri" w:hAnsi="Calibri" w:cs="Calibri"/>
                <w:b/>
                <w:sz w:val="20"/>
                <w:szCs w:val="20"/>
              </w:rPr>
            </w:pPr>
            <w:del w:id="284" w:author="LEOW,Mei" w:date="2026-01-28T18:27:00Z" w16du:dateUtc="2026-01-28T07:27:00Z">
              <w:r w:rsidRPr="002B21EA" w:rsidDel="00C67F0B">
                <w:rPr>
                  <w:rFonts w:ascii="Calibri" w:hAnsi="Calibri" w:cs="Calibri"/>
                  <w:b/>
                  <w:i/>
                  <w:color w:val="000000"/>
                  <w:sz w:val="20"/>
                  <w:szCs w:val="20"/>
                  <w:highlight w:val="lightGray"/>
                </w:rPr>
                <w:delText>Option</w:delText>
              </w:r>
              <w:r w:rsidRPr="002B21EA" w:rsidDel="00C67F0B">
                <w:rPr>
                  <w:rFonts w:ascii="Calibri" w:hAnsi="Calibri" w:cs="Calibri"/>
                  <w:b/>
                  <w:i/>
                  <w:color w:val="000000"/>
                  <w:spacing w:val="-3"/>
                  <w:sz w:val="20"/>
                  <w:szCs w:val="20"/>
                  <w:highlight w:val="lightGray"/>
                </w:rPr>
                <w:delText xml:space="preserve"> </w:delText>
              </w:r>
              <w:r w:rsidRPr="002B21EA" w:rsidDel="00C67F0B">
                <w:rPr>
                  <w:rFonts w:ascii="Calibri" w:hAnsi="Calibri" w:cs="Calibri"/>
                  <w:b/>
                  <w:i/>
                  <w:color w:val="000000"/>
                  <w:sz w:val="20"/>
                  <w:szCs w:val="20"/>
                  <w:highlight w:val="lightGray"/>
                </w:rPr>
                <w:delText>1:</w:delText>
              </w:r>
              <w:r w:rsidRPr="002B21EA" w:rsidDel="00C67F0B">
                <w:rPr>
                  <w:rFonts w:ascii="Calibri" w:hAnsi="Calibri" w:cs="Calibri"/>
                  <w:b/>
                  <w:i/>
                  <w:color w:val="000000"/>
                  <w:spacing w:val="-3"/>
                  <w:sz w:val="20"/>
                  <w:szCs w:val="20"/>
                  <w:highlight w:val="lightGray"/>
                </w:rPr>
                <w:delText xml:space="preserve"> </w:delText>
              </w:r>
              <w:r w:rsidRPr="002B21EA" w:rsidDel="00C67F0B">
                <w:rPr>
                  <w:rFonts w:ascii="Calibri" w:hAnsi="Calibri" w:cs="Calibri"/>
                  <w:b/>
                  <w:i/>
                  <w:color w:val="000000"/>
                  <w:sz w:val="20"/>
                  <w:szCs w:val="20"/>
                  <w:highlight w:val="lightGray"/>
                </w:rPr>
                <w:delText>Insert</w:delText>
              </w:r>
              <w:r w:rsidRPr="002B21EA" w:rsidDel="00C67F0B">
                <w:rPr>
                  <w:rFonts w:ascii="Calibri" w:hAnsi="Calibri" w:cs="Calibri"/>
                  <w:b/>
                  <w:i/>
                  <w:color w:val="000000"/>
                  <w:spacing w:val="-3"/>
                  <w:sz w:val="20"/>
                  <w:szCs w:val="20"/>
                  <w:highlight w:val="lightGray"/>
                </w:rPr>
                <w:delText xml:space="preserve"> </w:delText>
              </w:r>
              <w:r w:rsidRPr="002B21EA" w:rsidDel="00C67F0B">
                <w:rPr>
                  <w:rFonts w:ascii="Calibri" w:hAnsi="Calibri" w:cs="Calibri"/>
                  <w:b/>
                  <w:i/>
                  <w:color w:val="000000"/>
                  <w:sz w:val="20"/>
                  <w:szCs w:val="20"/>
                  <w:highlight w:val="lightGray"/>
                </w:rPr>
                <w:delText>the</w:delText>
              </w:r>
              <w:r w:rsidRPr="002B21EA" w:rsidDel="00C67F0B">
                <w:rPr>
                  <w:rFonts w:ascii="Calibri" w:hAnsi="Calibri" w:cs="Calibri"/>
                  <w:b/>
                  <w:i/>
                  <w:color w:val="000000"/>
                  <w:spacing w:val="-5"/>
                  <w:sz w:val="20"/>
                  <w:szCs w:val="20"/>
                  <w:highlight w:val="lightGray"/>
                </w:rPr>
                <w:delText xml:space="preserve"> </w:delText>
              </w:r>
              <w:r w:rsidRPr="002B21EA" w:rsidDel="00C67F0B">
                <w:rPr>
                  <w:rFonts w:ascii="Calibri" w:hAnsi="Calibri" w:cs="Calibri"/>
                  <w:b/>
                  <w:i/>
                  <w:color w:val="000000"/>
                  <w:sz w:val="20"/>
                  <w:szCs w:val="20"/>
                  <w:highlight w:val="lightGray"/>
                </w:rPr>
                <w:delText>following</w:delText>
              </w:r>
              <w:r w:rsidRPr="002B21EA" w:rsidDel="00C67F0B">
                <w:rPr>
                  <w:rFonts w:ascii="Calibri" w:hAnsi="Calibri" w:cs="Calibri"/>
                  <w:b/>
                  <w:i/>
                  <w:color w:val="000000"/>
                  <w:spacing w:val="-3"/>
                  <w:sz w:val="20"/>
                  <w:szCs w:val="20"/>
                  <w:highlight w:val="lightGray"/>
                </w:rPr>
                <w:delText xml:space="preserve"> </w:delText>
              </w:r>
              <w:r w:rsidRPr="002B21EA" w:rsidDel="00C67F0B">
                <w:rPr>
                  <w:rFonts w:ascii="Calibri" w:hAnsi="Calibri" w:cs="Calibri"/>
                  <w:b/>
                  <w:i/>
                  <w:color w:val="000000"/>
                  <w:sz w:val="20"/>
                  <w:szCs w:val="20"/>
                  <w:highlight w:val="lightGray"/>
                </w:rPr>
                <w:delText>if</w:delText>
              </w:r>
              <w:r w:rsidRPr="002B21EA" w:rsidDel="00C67F0B">
                <w:rPr>
                  <w:rFonts w:ascii="Calibri" w:hAnsi="Calibri" w:cs="Calibri"/>
                  <w:b/>
                  <w:i/>
                  <w:color w:val="000000"/>
                  <w:spacing w:val="-3"/>
                  <w:sz w:val="20"/>
                  <w:szCs w:val="20"/>
                  <w:highlight w:val="lightGray"/>
                </w:rPr>
                <w:delText xml:space="preserve"> </w:delText>
              </w:r>
              <w:r w:rsidRPr="002B21EA" w:rsidDel="00C67F0B">
                <w:rPr>
                  <w:rFonts w:ascii="Calibri" w:hAnsi="Calibri" w:cs="Calibri"/>
                  <w:b/>
                  <w:i/>
                  <w:color w:val="000000"/>
                  <w:sz w:val="20"/>
                  <w:szCs w:val="20"/>
                  <w:highlight w:val="lightGray"/>
                </w:rPr>
                <w:delText>the</w:delText>
              </w:r>
              <w:r w:rsidRPr="002B21EA" w:rsidDel="00C67F0B">
                <w:rPr>
                  <w:rFonts w:ascii="Calibri" w:hAnsi="Calibri" w:cs="Calibri"/>
                  <w:b/>
                  <w:i/>
                  <w:color w:val="000000"/>
                  <w:spacing w:val="-2"/>
                  <w:sz w:val="20"/>
                  <w:szCs w:val="20"/>
                  <w:highlight w:val="lightGray"/>
                </w:rPr>
                <w:delText xml:space="preserve"> </w:delText>
              </w:r>
              <w:r w:rsidDel="00C67F0B">
                <w:rPr>
                  <w:rFonts w:ascii="Calibri" w:hAnsi="Calibri" w:cs="Calibri"/>
                  <w:b/>
                  <w:i/>
                  <w:color w:val="000000"/>
                  <w:spacing w:val="-2"/>
                  <w:sz w:val="20"/>
                  <w:szCs w:val="20"/>
                  <w:highlight w:val="lightGray"/>
                </w:rPr>
                <w:delText>Department</w:delText>
              </w:r>
              <w:r w:rsidR="00746AF8" w:rsidDel="00C67F0B">
                <w:rPr>
                  <w:rFonts w:ascii="Calibri" w:hAnsi="Calibri" w:cs="Calibri"/>
                  <w:b/>
                  <w:i/>
                  <w:color w:val="000000"/>
                  <w:spacing w:val="-2"/>
                  <w:sz w:val="20"/>
                  <w:szCs w:val="20"/>
                  <w:highlight w:val="lightGray"/>
                </w:rPr>
                <w:delText>/Agency</w:delText>
              </w:r>
              <w:r w:rsidR="00832791" w:rsidDel="00C67F0B">
                <w:rPr>
                  <w:rFonts w:ascii="Calibri" w:hAnsi="Calibri" w:cs="Calibri"/>
                  <w:b/>
                  <w:i/>
                  <w:color w:val="000000"/>
                  <w:spacing w:val="-2"/>
                  <w:sz w:val="20"/>
                  <w:szCs w:val="20"/>
                  <w:highlight w:val="lightGray"/>
                </w:rPr>
                <w:delText xml:space="preserve"> </w:delText>
              </w:r>
              <w:r w:rsidRPr="002B21EA" w:rsidDel="00C67F0B">
                <w:rPr>
                  <w:rFonts w:ascii="Calibri" w:hAnsi="Calibri" w:cs="Calibri"/>
                  <w:b/>
                  <w:i/>
                  <w:color w:val="000000"/>
                  <w:sz w:val="20"/>
                  <w:szCs w:val="20"/>
                  <w:highlight w:val="lightGray"/>
                </w:rPr>
                <w:delText>consents</w:delText>
              </w:r>
              <w:r w:rsidRPr="002B21EA" w:rsidDel="00C67F0B">
                <w:rPr>
                  <w:rFonts w:ascii="Calibri" w:hAnsi="Calibri" w:cs="Calibri"/>
                  <w:b/>
                  <w:i/>
                  <w:color w:val="000000"/>
                  <w:spacing w:val="-2"/>
                  <w:sz w:val="20"/>
                  <w:szCs w:val="20"/>
                  <w:highlight w:val="lightGray"/>
                </w:rPr>
                <w:delText xml:space="preserve"> </w:delText>
              </w:r>
              <w:r w:rsidRPr="002B21EA" w:rsidDel="00C67F0B">
                <w:rPr>
                  <w:rFonts w:ascii="Calibri" w:hAnsi="Calibri" w:cs="Calibri"/>
                  <w:b/>
                  <w:i/>
                  <w:color w:val="000000"/>
                  <w:sz w:val="20"/>
                  <w:szCs w:val="20"/>
                  <w:highlight w:val="lightGray"/>
                </w:rPr>
                <w:delText>to</w:delText>
              </w:r>
              <w:r w:rsidRPr="002B21EA" w:rsidDel="00C67F0B">
                <w:rPr>
                  <w:rFonts w:ascii="Calibri" w:hAnsi="Calibri" w:cs="Calibri"/>
                  <w:b/>
                  <w:i/>
                  <w:color w:val="000000"/>
                  <w:spacing w:val="-5"/>
                  <w:sz w:val="20"/>
                  <w:szCs w:val="20"/>
                  <w:highlight w:val="lightGray"/>
                </w:rPr>
                <w:delText xml:space="preserve"> </w:delText>
              </w:r>
              <w:r w:rsidRPr="002B21EA" w:rsidDel="00C67F0B">
                <w:rPr>
                  <w:rFonts w:ascii="Calibri" w:hAnsi="Calibri" w:cs="Calibri"/>
                  <w:b/>
                  <w:i/>
                  <w:color w:val="000000"/>
                  <w:sz w:val="20"/>
                  <w:szCs w:val="20"/>
                  <w:highlight w:val="lightGray"/>
                </w:rPr>
                <w:delText>the</w:delText>
              </w:r>
              <w:r w:rsidRPr="002B21EA" w:rsidDel="00C67F0B">
                <w:rPr>
                  <w:rFonts w:ascii="Calibri" w:hAnsi="Calibri" w:cs="Calibri"/>
                  <w:b/>
                  <w:i/>
                  <w:color w:val="000000"/>
                  <w:spacing w:val="-2"/>
                  <w:sz w:val="20"/>
                  <w:szCs w:val="20"/>
                  <w:highlight w:val="lightGray"/>
                </w:rPr>
                <w:delText xml:space="preserve"> </w:delText>
              </w:r>
              <w:r w:rsidRPr="002B21EA" w:rsidDel="00C67F0B">
                <w:rPr>
                  <w:rFonts w:ascii="Calibri" w:hAnsi="Calibri" w:cs="Calibri"/>
                  <w:b/>
                  <w:i/>
                  <w:color w:val="000000"/>
                  <w:sz w:val="20"/>
                  <w:szCs w:val="20"/>
                  <w:highlight w:val="lightGray"/>
                </w:rPr>
                <w:delText>use</w:delText>
              </w:r>
              <w:r w:rsidRPr="002B21EA" w:rsidDel="00C67F0B">
                <w:rPr>
                  <w:rFonts w:ascii="Calibri" w:hAnsi="Calibri" w:cs="Calibri"/>
                  <w:b/>
                  <w:i/>
                  <w:color w:val="000000"/>
                  <w:spacing w:val="-5"/>
                  <w:sz w:val="20"/>
                  <w:szCs w:val="20"/>
                  <w:highlight w:val="lightGray"/>
                </w:rPr>
                <w:delText xml:space="preserve"> </w:delText>
              </w:r>
              <w:r w:rsidRPr="002B21EA" w:rsidDel="00C67F0B">
                <w:rPr>
                  <w:rFonts w:ascii="Calibri" w:hAnsi="Calibri" w:cs="Calibri"/>
                  <w:b/>
                  <w:i/>
                  <w:color w:val="000000"/>
                  <w:sz w:val="20"/>
                  <w:szCs w:val="20"/>
                  <w:highlight w:val="lightGray"/>
                </w:rPr>
                <w:delText>of</w:delText>
              </w:r>
              <w:r w:rsidRPr="002B21EA" w:rsidDel="00C67F0B">
                <w:rPr>
                  <w:rFonts w:ascii="Calibri" w:hAnsi="Calibri" w:cs="Calibri"/>
                  <w:b/>
                  <w:i/>
                  <w:color w:val="000000"/>
                  <w:spacing w:val="-3"/>
                  <w:sz w:val="20"/>
                  <w:szCs w:val="20"/>
                  <w:highlight w:val="lightGray"/>
                </w:rPr>
                <w:delText xml:space="preserve"> </w:delText>
              </w:r>
              <w:r w:rsidRPr="002B21EA" w:rsidDel="00C67F0B">
                <w:rPr>
                  <w:rFonts w:ascii="Calibri" w:hAnsi="Calibri" w:cs="Calibri"/>
                  <w:b/>
                  <w:i/>
                  <w:color w:val="000000"/>
                  <w:sz w:val="20"/>
                  <w:szCs w:val="20"/>
                  <w:highlight w:val="lightGray"/>
                </w:rPr>
                <w:delText>AI</w:delText>
              </w:r>
              <w:r w:rsidRPr="002B21EA" w:rsidDel="00C67F0B">
                <w:rPr>
                  <w:rFonts w:ascii="Calibri" w:hAnsi="Calibri" w:cs="Calibri"/>
                  <w:b/>
                  <w:i/>
                  <w:color w:val="000000"/>
                  <w:sz w:val="20"/>
                  <w:szCs w:val="20"/>
                </w:rPr>
                <w:delText xml:space="preserve"> </w:delText>
              </w:r>
              <w:r w:rsidRPr="002B21EA" w:rsidDel="00C67F0B">
                <w:rPr>
                  <w:rFonts w:ascii="Calibri" w:hAnsi="Calibri" w:cs="Calibri"/>
                  <w:b/>
                  <w:i/>
                  <w:color w:val="000000"/>
                  <w:sz w:val="20"/>
                  <w:szCs w:val="20"/>
                  <w:highlight w:val="lightGray"/>
                </w:rPr>
                <w:delText>Systems in the delivery of the Services</w:delText>
              </w:r>
              <w:r w:rsidRPr="002B21EA" w:rsidDel="00C67F0B">
                <w:rPr>
                  <w:rFonts w:ascii="Calibri" w:hAnsi="Calibri" w:cs="Calibri"/>
                  <w:b/>
                  <w:color w:val="000000"/>
                  <w:sz w:val="20"/>
                  <w:szCs w:val="20"/>
                  <w:highlight w:val="lightGray"/>
                </w:rPr>
                <w:delText>:</w:delText>
              </w:r>
            </w:del>
          </w:p>
          <w:p w14:paraId="53D2CB42" w14:textId="77777777" w:rsidR="007F7E6D" w:rsidRPr="002B21EA" w:rsidRDefault="007F7E6D" w:rsidP="007F7E6D">
            <w:pPr>
              <w:pStyle w:val="TableParagraph"/>
              <w:spacing w:line="276" w:lineRule="auto"/>
              <w:ind w:left="0" w:hanging="1"/>
              <w:rPr>
                <w:rFonts w:ascii="Calibri" w:hAnsi="Calibri" w:cs="Calibri"/>
                <w:sz w:val="20"/>
                <w:szCs w:val="20"/>
              </w:rPr>
            </w:pPr>
            <w:r w:rsidRPr="002B21EA">
              <w:rPr>
                <w:rFonts w:ascii="Calibri" w:hAnsi="Calibri" w:cs="Calibri"/>
                <w:sz w:val="20"/>
                <w:szCs w:val="20"/>
              </w:rPr>
              <w:t>The</w:t>
            </w:r>
            <w:r>
              <w:rPr>
                <w:rFonts w:ascii="Calibri" w:hAnsi="Calibri" w:cs="Calibri"/>
                <w:spacing w:val="-2"/>
                <w:sz w:val="20"/>
                <w:szCs w:val="20"/>
              </w:rPr>
              <w:t xml:space="preserve"> Panel Member</w:t>
            </w:r>
            <w:r w:rsidRPr="002B21EA">
              <w:rPr>
                <w:rFonts w:ascii="Calibri" w:hAnsi="Calibri" w:cs="Calibri"/>
                <w:spacing w:val="-3"/>
                <w:sz w:val="20"/>
                <w:szCs w:val="20"/>
              </w:rPr>
              <w:t xml:space="preserve"> </w:t>
            </w:r>
            <w:r w:rsidRPr="002B21EA">
              <w:rPr>
                <w:rFonts w:ascii="Calibri" w:hAnsi="Calibri" w:cs="Calibri"/>
                <w:sz w:val="20"/>
                <w:szCs w:val="20"/>
              </w:rPr>
              <w:t>must</w:t>
            </w:r>
            <w:r w:rsidRPr="002B21EA">
              <w:rPr>
                <w:rFonts w:ascii="Calibri" w:hAnsi="Calibri" w:cs="Calibri"/>
                <w:spacing w:val="-5"/>
                <w:sz w:val="20"/>
                <w:szCs w:val="20"/>
              </w:rPr>
              <w:t xml:space="preserve"> </w:t>
            </w:r>
            <w:r w:rsidRPr="002B21EA">
              <w:rPr>
                <w:rFonts w:ascii="Calibri" w:hAnsi="Calibri" w:cs="Calibri"/>
                <w:sz w:val="20"/>
                <w:szCs w:val="20"/>
              </w:rPr>
              <w:t>provide</w:t>
            </w:r>
            <w:r w:rsidRPr="002B21EA">
              <w:rPr>
                <w:rFonts w:ascii="Calibri" w:hAnsi="Calibri" w:cs="Calibri"/>
                <w:spacing w:val="-5"/>
                <w:sz w:val="20"/>
                <w:szCs w:val="20"/>
              </w:rPr>
              <w:t xml:space="preserve"> </w:t>
            </w:r>
            <w:r w:rsidRPr="002B21EA">
              <w:rPr>
                <w:rFonts w:ascii="Calibri" w:hAnsi="Calibri" w:cs="Calibri"/>
                <w:sz w:val="20"/>
                <w:szCs w:val="20"/>
              </w:rPr>
              <w:t>information</w:t>
            </w:r>
            <w:r w:rsidRPr="002B21EA">
              <w:rPr>
                <w:rFonts w:ascii="Calibri" w:hAnsi="Calibri" w:cs="Calibri"/>
                <w:spacing w:val="-2"/>
                <w:sz w:val="20"/>
                <w:szCs w:val="20"/>
              </w:rPr>
              <w:t xml:space="preserve"> </w:t>
            </w:r>
            <w:r w:rsidRPr="002B21EA">
              <w:rPr>
                <w:rFonts w:ascii="Calibri" w:hAnsi="Calibri" w:cs="Calibri"/>
                <w:sz w:val="20"/>
                <w:szCs w:val="20"/>
              </w:rPr>
              <w:t>in</w:t>
            </w:r>
            <w:r w:rsidRPr="002B21EA">
              <w:rPr>
                <w:rFonts w:ascii="Calibri" w:hAnsi="Calibri" w:cs="Calibri"/>
                <w:spacing w:val="-5"/>
                <w:sz w:val="20"/>
                <w:szCs w:val="20"/>
              </w:rPr>
              <w:t xml:space="preserve"> </w:t>
            </w:r>
            <w:r w:rsidRPr="002B21EA">
              <w:rPr>
                <w:rFonts w:ascii="Calibri" w:hAnsi="Calibri" w:cs="Calibri"/>
                <w:sz w:val="20"/>
                <w:szCs w:val="20"/>
              </w:rPr>
              <w:t>its</w:t>
            </w:r>
            <w:r w:rsidRPr="002B21EA">
              <w:rPr>
                <w:rFonts w:ascii="Calibri" w:hAnsi="Calibri" w:cs="Calibri"/>
                <w:spacing w:val="-4"/>
                <w:sz w:val="20"/>
                <w:szCs w:val="20"/>
              </w:rPr>
              <w:t xml:space="preserve"> </w:t>
            </w:r>
            <w:r w:rsidRPr="002B21EA">
              <w:rPr>
                <w:rFonts w:ascii="Calibri" w:hAnsi="Calibri" w:cs="Calibri"/>
                <w:sz w:val="20"/>
                <w:szCs w:val="20"/>
              </w:rPr>
              <w:t>RFQ</w:t>
            </w:r>
            <w:r w:rsidRPr="002B21EA">
              <w:rPr>
                <w:rFonts w:ascii="Calibri" w:hAnsi="Calibri" w:cs="Calibri"/>
                <w:spacing w:val="-4"/>
                <w:sz w:val="20"/>
                <w:szCs w:val="20"/>
              </w:rPr>
              <w:t xml:space="preserve"> </w:t>
            </w:r>
            <w:r w:rsidRPr="002B21EA">
              <w:rPr>
                <w:rFonts w:ascii="Calibri" w:hAnsi="Calibri" w:cs="Calibri"/>
                <w:sz w:val="20"/>
                <w:szCs w:val="20"/>
              </w:rPr>
              <w:t>response</w:t>
            </w:r>
            <w:r w:rsidRPr="002B21EA">
              <w:rPr>
                <w:rFonts w:ascii="Calibri" w:hAnsi="Calibri" w:cs="Calibri"/>
                <w:spacing w:val="-2"/>
                <w:sz w:val="20"/>
                <w:szCs w:val="20"/>
              </w:rPr>
              <w:t xml:space="preserve"> </w:t>
            </w:r>
            <w:r w:rsidRPr="002B21EA">
              <w:rPr>
                <w:rFonts w:ascii="Calibri" w:hAnsi="Calibri" w:cs="Calibri"/>
                <w:sz w:val="20"/>
                <w:szCs w:val="20"/>
              </w:rPr>
              <w:t>about</w:t>
            </w:r>
            <w:r w:rsidRPr="002B21EA">
              <w:rPr>
                <w:rFonts w:ascii="Calibri" w:hAnsi="Calibri" w:cs="Calibri"/>
                <w:spacing w:val="-5"/>
                <w:sz w:val="20"/>
                <w:szCs w:val="20"/>
              </w:rPr>
              <w:t xml:space="preserve"> </w:t>
            </w:r>
            <w:r w:rsidRPr="002B21EA">
              <w:rPr>
                <w:rFonts w:ascii="Calibri" w:hAnsi="Calibri" w:cs="Calibri"/>
                <w:sz w:val="20"/>
                <w:szCs w:val="20"/>
              </w:rPr>
              <w:t>its proposed use of AI Systems in the delivery of the Services.</w:t>
            </w:r>
          </w:p>
          <w:p w14:paraId="58CC8E33" w14:textId="039A0E30" w:rsidR="007F7E6D" w:rsidRPr="002B21EA" w:rsidRDefault="007F7E6D" w:rsidP="007F7E6D">
            <w:pPr>
              <w:pStyle w:val="TableParagraph"/>
              <w:spacing w:before="121" w:line="276" w:lineRule="auto"/>
              <w:ind w:left="0" w:right="132"/>
              <w:rPr>
                <w:rFonts w:ascii="Calibri" w:hAnsi="Calibri" w:cs="Calibri"/>
                <w:sz w:val="20"/>
                <w:szCs w:val="20"/>
              </w:rPr>
            </w:pPr>
            <w:r w:rsidRPr="002B21EA">
              <w:rPr>
                <w:rFonts w:ascii="Calibri" w:hAnsi="Calibri" w:cs="Calibri"/>
                <w:sz w:val="20"/>
                <w:szCs w:val="20"/>
              </w:rPr>
              <w:t>Information provided</w:t>
            </w:r>
            <w:r w:rsidRPr="002B21EA">
              <w:rPr>
                <w:rFonts w:ascii="Calibri" w:hAnsi="Calibri" w:cs="Calibri"/>
                <w:spacing w:val="-2"/>
                <w:sz w:val="20"/>
                <w:szCs w:val="20"/>
              </w:rPr>
              <w:t xml:space="preserve"> </w:t>
            </w:r>
            <w:r w:rsidRPr="002B21EA">
              <w:rPr>
                <w:rFonts w:ascii="Calibri" w:hAnsi="Calibri" w:cs="Calibri"/>
                <w:sz w:val="20"/>
                <w:szCs w:val="20"/>
              </w:rPr>
              <w:t xml:space="preserve">by the </w:t>
            </w:r>
            <w:r w:rsidRPr="0022152A">
              <w:rPr>
                <w:rFonts w:ascii="Calibri" w:hAnsi="Calibri" w:cs="Calibri"/>
                <w:sz w:val="20"/>
                <w:szCs w:val="20"/>
              </w:rPr>
              <w:t>Panel Member</w:t>
            </w:r>
            <w:r w:rsidRPr="002B21EA">
              <w:rPr>
                <w:rFonts w:ascii="Calibri" w:hAnsi="Calibri" w:cs="Calibri"/>
                <w:sz w:val="20"/>
                <w:szCs w:val="20"/>
              </w:rPr>
              <w:t xml:space="preserve"> may form</w:t>
            </w:r>
            <w:r w:rsidRPr="002B21EA">
              <w:rPr>
                <w:rFonts w:ascii="Calibri" w:hAnsi="Calibri" w:cs="Calibri"/>
                <w:spacing w:val="-1"/>
                <w:sz w:val="20"/>
                <w:szCs w:val="20"/>
              </w:rPr>
              <w:t xml:space="preserve"> </w:t>
            </w:r>
            <w:r w:rsidRPr="002B21EA">
              <w:rPr>
                <w:rFonts w:ascii="Calibri" w:hAnsi="Calibri" w:cs="Calibri"/>
                <w:sz w:val="20"/>
                <w:szCs w:val="20"/>
              </w:rPr>
              <w:t xml:space="preserve">part of the </w:t>
            </w:r>
            <w:r>
              <w:rPr>
                <w:rFonts w:ascii="Calibri" w:hAnsi="Calibri" w:cs="Calibri"/>
                <w:sz w:val="20"/>
                <w:szCs w:val="20"/>
              </w:rPr>
              <w:t xml:space="preserve">Work </w:t>
            </w:r>
            <w:r w:rsidRPr="002B21EA">
              <w:rPr>
                <w:rFonts w:ascii="Calibri" w:hAnsi="Calibri" w:cs="Calibri"/>
                <w:sz w:val="20"/>
                <w:szCs w:val="20"/>
              </w:rPr>
              <w:t xml:space="preserve">Order. The </w:t>
            </w:r>
            <w:r>
              <w:rPr>
                <w:rFonts w:ascii="Calibri" w:hAnsi="Calibri" w:cs="Calibri"/>
                <w:sz w:val="20"/>
                <w:szCs w:val="20"/>
              </w:rPr>
              <w:t>Department</w:t>
            </w:r>
            <w:r w:rsidRPr="002B21EA">
              <w:rPr>
                <w:rFonts w:ascii="Calibri" w:hAnsi="Calibri" w:cs="Calibri"/>
                <w:sz w:val="20"/>
                <w:szCs w:val="20"/>
              </w:rPr>
              <w:t xml:space="preserve"> may include additional requirements in the </w:t>
            </w:r>
            <w:r>
              <w:rPr>
                <w:rFonts w:ascii="Calibri" w:hAnsi="Calibri" w:cs="Calibri"/>
                <w:sz w:val="20"/>
                <w:szCs w:val="20"/>
              </w:rPr>
              <w:t xml:space="preserve">Work </w:t>
            </w:r>
            <w:r w:rsidRPr="002B21EA">
              <w:rPr>
                <w:rFonts w:ascii="Calibri" w:hAnsi="Calibri" w:cs="Calibri"/>
                <w:sz w:val="20"/>
                <w:szCs w:val="20"/>
              </w:rPr>
              <w:t>Order regarding the</w:t>
            </w:r>
            <w:r w:rsidRPr="0022152A">
              <w:rPr>
                <w:rFonts w:ascii="Calibri" w:hAnsi="Calibri" w:cs="Calibri"/>
                <w:sz w:val="20"/>
                <w:szCs w:val="20"/>
              </w:rPr>
              <w:t xml:space="preserve"> Panel Member</w:t>
            </w:r>
            <w:r w:rsidRPr="002B21EA">
              <w:rPr>
                <w:rFonts w:ascii="Calibri" w:hAnsi="Calibri" w:cs="Calibri"/>
                <w:sz w:val="20"/>
                <w:szCs w:val="20"/>
              </w:rPr>
              <w:t>’s</w:t>
            </w:r>
            <w:r w:rsidRPr="002B21EA">
              <w:rPr>
                <w:rFonts w:ascii="Calibri" w:hAnsi="Calibri" w:cs="Calibri"/>
                <w:spacing w:val="-3"/>
                <w:sz w:val="20"/>
                <w:szCs w:val="20"/>
              </w:rPr>
              <w:t xml:space="preserve"> </w:t>
            </w:r>
            <w:r w:rsidRPr="002B21EA">
              <w:rPr>
                <w:rFonts w:ascii="Calibri" w:hAnsi="Calibri" w:cs="Calibri"/>
                <w:sz w:val="20"/>
                <w:szCs w:val="20"/>
              </w:rPr>
              <w:t>use</w:t>
            </w:r>
            <w:r w:rsidRPr="002B21EA">
              <w:rPr>
                <w:rFonts w:ascii="Calibri" w:hAnsi="Calibri" w:cs="Calibri"/>
                <w:spacing w:val="-3"/>
                <w:sz w:val="20"/>
                <w:szCs w:val="20"/>
              </w:rPr>
              <w:t xml:space="preserve"> </w:t>
            </w:r>
            <w:r w:rsidRPr="002B21EA">
              <w:rPr>
                <w:rFonts w:ascii="Calibri" w:hAnsi="Calibri" w:cs="Calibri"/>
                <w:sz w:val="20"/>
                <w:szCs w:val="20"/>
              </w:rPr>
              <w:t>of</w:t>
            </w:r>
            <w:r w:rsidRPr="002B21EA">
              <w:rPr>
                <w:rFonts w:ascii="Calibri" w:hAnsi="Calibri" w:cs="Calibri"/>
                <w:spacing w:val="-6"/>
                <w:sz w:val="20"/>
                <w:szCs w:val="20"/>
              </w:rPr>
              <w:t xml:space="preserve"> </w:t>
            </w:r>
            <w:r w:rsidRPr="002B21EA">
              <w:rPr>
                <w:rFonts w:ascii="Calibri" w:hAnsi="Calibri" w:cs="Calibri"/>
                <w:sz w:val="20"/>
                <w:szCs w:val="20"/>
              </w:rPr>
              <w:t>AI</w:t>
            </w:r>
            <w:r w:rsidRPr="002B21EA">
              <w:rPr>
                <w:rFonts w:ascii="Calibri" w:hAnsi="Calibri" w:cs="Calibri"/>
                <w:spacing w:val="-4"/>
                <w:sz w:val="20"/>
                <w:szCs w:val="20"/>
              </w:rPr>
              <w:t xml:space="preserve"> </w:t>
            </w:r>
            <w:r w:rsidRPr="002B21EA">
              <w:rPr>
                <w:rFonts w:ascii="Calibri" w:hAnsi="Calibri" w:cs="Calibri"/>
                <w:sz w:val="20"/>
                <w:szCs w:val="20"/>
              </w:rPr>
              <w:t>Systems</w:t>
            </w:r>
            <w:r w:rsidRPr="002B21EA">
              <w:rPr>
                <w:rFonts w:ascii="Calibri" w:hAnsi="Calibri" w:cs="Calibri"/>
                <w:spacing w:val="-5"/>
                <w:sz w:val="20"/>
                <w:szCs w:val="20"/>
              </w:rPr>
              <w:t xml:space="preserve"> </w:t>
            </w:r>
            <w:r w:rsidRPr="002B21EA">
              <w:rPr>
                <w:rFonts w:ascii="Calibri" w:hAnsi="Calibri" w:cs="Calibri"/>
                <w:sz w:val="20"/>
                <w:szCs w:val="20"/>
              </w:rPr>
              <w:t>(consistent</w:t>
            </w:r>
            <w:r w:rsidRPr="002B21EA">
              <w:rPr>
                <w:rFonts w:ascii="Calibri" w:hAnsi="Calibri" w:cs="Calibri"/>
                <w:spacing w:val="-4"/>
                <w:sz w:val="20"/>
                <w:szCs w:val="20"/>
              </w:rPr>
              <w:t xml:space="preserve"> </w:t>
            </w:r>
            <w:r w:rsidRPr="002B21EA">
              <w:rPr>
                <w:rFonts w:ascii="Calibri" w:hAnsi="Calibri" w:cs="Calibri"/>
                <w:sz w:val="20"/>
                <w:szCs w:val="20"/>
              </w:rPr>
              <w:t>with</w:t>
            </w:r>
            <w:r w:rsidRPr="002B21EA">
              <w:rPr>
                <w:rFonts w:ascii="Calibri" w:hAnsi="Calibri" w:cs="Calibri"/>
                <w:spacing w:val="-3"/>
                <w:sz w:val="20"/>
                <w:szCs w:val="20"/>
              </w:rPr>
              <w:t xml:space="preserve"> </w:t>
            </w:r>
            <w:r w:rsidRPr="002B21EA">
              <w:rPr>
                <w:rFonts w:ascii="Calibri" w:hAnsi="Calibri" w:cs="Calibri"/>
                <w:sz w:val="20"/>
                <w:szCs w:val="20"/>
              </w:rPr>
              <w:t>the</w:t>
            </w:r>
            <w:r w:rsidRPr="002B21EA">
              <w:rPr>
                <w:rFonts w:ascii="Calibri" w:hAnsi="Calibri" w:cs="Calibri"/>
                <w:spacing w:val="-3"/>
                <w:sz w:val="20"/>
                <w:szCs w:val="20"/>
              </w:rPr>
              <w:t xml:space="preserve"> </w:t>
            </w:r>
            <w:r w:rsidRPr="002B21EA">
              <w:rPr>
                <w:rFonts w:ascii="Calibri" w:hAnsi="Calibri" w:cs="Calibri"/>
                <w:sz w:val="20"/>
                <w:szCs w:val="20"/>
              </w:rPr>
              <w:t>Artificial</w:t>
            </w:r>
            <w:r w:rsidRPr="002B21EA">
              <w:rPr>
                <w:rFonts w:ascii="Calibri" w:hAnsi="Calibri" w:cs="Calibri"/>
                <w:spacing w:val="-6"/>
                <w:sz w:val="20"/>
                <w:szCs w:val="20"/>
              </w:rPr>
              <w:t xml:space="preserve"> </w:t>
            </w:r>
            <w:r w:rsidRPr="002B21EA">
              <w:rPr>
                <w:rFonts w:ascii="Calibri" w:hAnsi="Calibri" w:cs="Calibri"/>
                <w:sz w:val="20"/>
                <w:szCs w:val="20"/>
              </w:rPr>
              <w:t>Intelligence model clauses in the Australian Government’s</w:t>
            </w:r>
            <w:r w:rsidRPr="002B21EA">
              <w:rPr>
                <w:rFonts w:ascii="Calibri" w:eastAsiaTheme="minorHAnsi" w:hAnsi="Calibri" w:cs="Calibri"/>
                <w:color w:val="0000FF"/>
                <w:sz w:val="20"/>
                <w:szCs w:val="20"/>
                <w:u w:val="single"/>
                <w:lang w:val="en-AU"/>
              </w:rPr>
              <w:t xml:space="preserve"> </w:t>
            </w:r>
            <w:hyperlink r:id="rId24">
              <w:r w:rsidRPr="002B21EA">
                <w:rPr>
                  <w:rFonts w:ascii="Calibri" w:hAnsi="Calibri" w:cs="Calibri"/>
                  <w:color w:val="003399"/>
                  <w:sz w:val="20"/>
                  <w:szCs w:val="20"/>
                  <w:u w:val="dotted" w:color="003399"/>
                </w:rPr>
                <w:t xml:space="preserve">Digital Sourcing </w:t>
              </w:r>
              <w:proofErr w:type="spellStart"/>
              <w:r w:rsidRPr="002B21EA">
                <w:rPr>
                  <w:rFonts w:ascii="Calibri" w:hAnsi="Calibri" w:cs="Calibri"/>
                  <w:color w:val="003399"/>
                  <w:sz w:val="20"/>
                  <w:szCs w:val="20"/>
                  <w:u w:val="dotted" w:color="003399"/>
                </w:rPr>
                <w:t>ClauseBank</w:t>
              </w:r>
              <w:proofErr w:type="spellEnd"/>
            </w:hyperlink>
            <w:r w:rsidRPr="002B21EA">
              <w:rPr>
                <w:rFonts w:ascii="Calibri" w:hAnsi="Calibri" w:cs="Calibri"/>
                <w:color w:val="003399"/>
                <w:sz w:val="20"/>
                <w:szCs w:val="20"/>
              </w:rPr>
              <w:t xml:space="preserve"> </w:t>
            </w:r>
            <w:r w:rsidRPr="002B21EA">
              <w:rPr>
                <w:rFonts w:ascii="Calibri" w:hAnsi="Calibri" w:cs="Calibri"/>
                <w:sz w:val="20"/>
                <w:szCs w:val="20"/>
              </w:rPr>
              <w:t>from time to time).</w:t>
            </w:r>
          </w:p>
          <w:p w14:paraId="3A781198" w14:textId="77777777" w:rsidR="007F7E6D" w:rsidRPr="002B21EA" w:rsidDel="00C67F0B" w:rsidRDefault="007F7E6D" w:rsidP="007F7E6D">
            <w:pPr>
              <w:pStyle w:val="TableParagraph"/>
              <w:spacing w:before="118" w:line="276" w:lineRule="auto"/>
              <w:ind w:left="0" w:right="132"/>
              <w:rPr>
                <w:del w:id="285" w:author="LEOW,Mei" w:date="2026-01-28T18:27:00Z" w16du:dateUtc="2026-01-28T07:27:00Z"/>
                <w:rFonts w:ascii="Calibri" w:hAnsi="Calibri" w:cs="Calibri"/>
                <w:sz w:val="20"/>
                <w:szCs w:val="20"/>
              </w:rPr>
            </w:pPr>
            <w:r w:rsidRPr="002B21EA">
              <w:rPr>
                <w:rFonts w:ascii="Calibri" w:hAnsi="Calibri" w:cs="Calibri"/>
                <w:sz w:val="20"/>
                <w:szCs w:val="20"/>
              </w:rPr>
              <w:t>“</w:t>
            </w:r>
            <w:r w:rsidRPr="002B21EA">
              <w:rPr>
                <w:rFonts w:ascii="Calibri" w:hAnsi="Calibri" w:cs="Calibri"/>
                <w:b/>
                <w:sz w:val="20"/>
                <w:szCs w:val="20"/>
              </w:rPr>
              <w:t>AI System</w:t>
            </w:r>
            <w:r w:rsidRPr="002B21EA">
              <w:rPr>
                <w:rFonts w:ascii="Calibri" w:hAnsi="Calibri" w:cs="Calibri"/>
                <w:sz w:val="20"/>
                <w:szCs w:val="20"/>
              </w:rPr>
              <w:t>” means the machine-based system that, for explicit or implicit objectives,</w:t>
            </w:r>
            <w:r w:rsidRPr="002B21EA">
              <w:rPr>
                <w:rFonts w:ascii="Calibri" w:hAnsi="Calibri" w:cs="Calibri"/>
                <w:spacing w:val="-3"/>
                <w:sz w:val="20"/>
                <w:szCs w:val="20"/>
              </w:rPr>
              <w:t xml:space="preserve"> </w:t>
            </w:r>
            <w:r w:rsidRPr="002B21EA">
              <w:rPr>
                <w:rFonts w:ascii="Calibri" w:hAnsi="Calibri" w:cs="Calibri"/>
                <w:sz w:val="20"/>
                <w:szCs w:val="20"/>
              </w:rPr>
              <w:t>infers,</w:t>
            </w:r>
            <w:r w:rsidRPr="002B21EA">
              <w:rPr>
                <w:rFonts w:ascii="Calibri" w:hAnsi="Calibri" w:cs="Calibri"/>
                <w:spacing w:val="-3"/>
                <w:sz w:val="20"/>
                <w:szCs w:val="20"/>
              </w:rPr>
              <w:t xml:space="preserve"> </w:t>
            </w:r>
            <w:r w:rsidRPr="002B21EA">
              <w:rPr>
                <w:rFonts w:ascii="Calibri" w:hAnsi="Calibri" w:cs="Calibri"/>
                <w:sz w:val="20"/>
                <w:szCs w:val="20"/>
              </w:rPr>
              <w:t>from</w:t>
            </w:r>
            <w:r w:rsidRPr="002B21EA">
              <w:rPr>
                <w:rFonts w:ascii="Calibri" w:hAnsi="Calibri" w:cs="Calibri"/>
                <w:spacing w:val="-2"/>
                <w:sz w:val="20"/>
                <w:szCs w:val="20"/>
              </w:rPr>
              <w:t xml:space="preserve"> </w:t>
            </w:r>
            <w:r w:rsidRPr="002B21EA">
              <w:rPr>
                <w:rFonts w:ascii="Calibri" w:hAnsi="Calibri" w:cs="Calibri"/>
                <w:sz w:val="20"/>
                <w:szCs w:val="20"/>
              </w:rPr>
              <w:t>the</w:t>
            </w:r>
            <w:r w:rsidRPr="002B21EA">
              <w:rPr>
                <w:rFonts w:ascii="Calibri" w:hAnsi="Calibri" w:cs="Calibri"/>
                <w:spacing w:val="-2"/>
                <w:sz w:val="20"/>
                <w:szCs w:val="20"/>
              </w:rPr>
              <w:t xml:space="preserve"> </w:t>
            </w:r>
            <w:r w:rsidRPr="002B21EA">
              <w:rPr>
                <w:rFonts w:ascii="Calibri" w:hAnsi="Calibri" w:cs="Calibri"/>
                <w:sz w:val="20"/>
                <w:szCs w:val="20"/>
              </w:rPr>
              <w:t>input</w:t>
            </w:r>
            <w:r w:rsidRPr="002B21EA">
              <w:rPr>
                <w:rFonts w:ascii="Calibri" w:hAnsi="Calibri" w:cs="Calibri"/>
                <w:spacing w:val="-3"/>
                <w:sz w:val="20"/>
                <w:szCs w:val="20"/>
              </w:rPr>
              <w:t xml:space="preserve"> </w:t>
            </w:r>
            <w:r w:rsidRPr="002B21EA">
              <w:rPr>
                <w:rFonts w:ascii="Calibri" w:hAnsi="Calibri" w:cs="Calibri"/>
                <w:sz w:val="20"/>
                <w:szCs w:val="20"/>
              </w:rPr>
              <w:t>it</w:t>
            </w:r>
            <w:r w:rsidRPr="002B21EA">
              <w:rPr>
                <w:rFonts w:ascii="Calibri" w:hAnsi="Calibri" w:cs="Calibri"/>
                <w:spacing w:val="-3"/>
                <w:sz w:val="20"/>
                <w:szCs w:val="20"/>
              </w:rPr>
              <w:t xml:space="preserve"> </w:t>
            </w:r>
            <w:r w:rsidRPr="002B21EA">
              <w:rPr>
                <w:rFonts w:ascii="Calibri" w:hAnsi="Calibri" w:cs="Calibri"/>
                <w:sz w:val="20"/>
                <w:szCs w:val="20"/>
              </w:rPr>
              <w:t>receives,</w:t>
            </w:r>
            <w:r w:rsidRPr="002B21EA">
              <w:rPr>
                <w:rFonts w:ascii="Calibri" w:hAnsi="Calibri" w:cs="Calibri"/>
                <w:spacing w:val="-5"/>
                <w:sz w:val="20"/>
                <w:szCs w:val="20"/>
              </w:rPr>
              <w:t xml:space="preserve"> </w:t>
            </w:r>
            <w:r w:rsidRPr="002B21EA">
              <w:rPr>
                <w:rFonts w:ascii="Calibri" w:hAnsi="Calibri" w:cs="Calibri"/>
                <w:sz w:val="20"/>
                <w:szCs w:val="20"/>
              </w:rPr>
              <w:t>how</w:t>
            </w:r>
            <w:r w:rsidRPr="002B21EA">
              <w:rPr>
                <w:rFonts w:ascii="Calibri" w:hAnsi="Calibri" w:cs="Calibri"/>
                <w:spacing w:val="-3"/>
                <w:sz w:val="20"/>
                <w:szCs w:val="20"/>
              </w:rPr>
              <w:t xml:space="preserve"> </w:t>
            </w:r>
            <w:r w:rsidRPr="002B21EA">
              <w:rPr>
                <w:rFonts w:ascii="Calibri" w:hAnsi="Calibri" w:cs="Calibri"/>
                <w:sz w:val="20"/>
                <w:szCs w:val="20"/>
              </w:rPr>
              <w:t>to</w:t>
            </w:r>
            <w:r w:rsidRPr="002B21EA">
              <w:rPr>
                <w:rFonts w:ascii="Calibri" w:hAnsi="Calibri" w:cs="Calibri"/>
                <w:spacing w:val="-5"/>
                <w:sz w:val="20"/>
                <w:szCs w:val="20"/>
              </w:rPr>
              <w:t xml:space="preserve"> </w:t>
            </w:r>
            <w:r w:rsidRPr="002B21EA">
              <w:rPr>
                <w:rFonts w:ascii="Calibri" w:hAnsi="Calibri" w:cs="Calibri"/>
                <w:sz w:val="20"/>
                <w:szCs w:val="20"/>
              </w:rPr>
              <w:t>generate</w:t>
            </w:r>
            <w:r w:rsidRPr="002B21EA">
              <w:rPr>
                <w:rFonts w:ascii="Calibri" w:hAnsi="Calibri" w:cs="Calibri"/>
                <w:spacing w:val="-7"/>
                <w:sz w:val="20"/>
                <w:szCs w:val="20"/>
              </w:rPr>
              <w:t xml:space="preserve"> </w:t>
            </w:r>
            <w:r w:rsidRPr="002B21EA">
              <w:rPr>
                <w:rFonts w:ascii="Calibri" w:hAnsi="Calibri" w:cs="Calibri"/>
                <w:sz w:val="20"/>
                <w:szCs w:val="20"/>
              </w:rPr>
              <w:t>outputs</w:t>
            </w:r>
            <w:r w:rsidRPr="002B21EA">
              <w:rPr>
                <w:rFonts w:ascii="Calibri" w:hAnsi="Calibri" w:cs="Calibri"/>
                <w:spacing w:val="-4"/>
                <w:sz w:val="20"/>
                <w:szCs w:val="20"/>
              </w:rPr>
              <w:t xml:space="preserve"> </w:t>
            </w:r>
            <w:r w:rsidRPr="002B21EA">
              <w:rPr>
                <w:rFonts w:ascii="Calibri" w:hAnsi="Calibri" w:cs="Calibri"/>
                <w:sz w:val="20"/>
                <w:szCs w:val="20"/>
              </w:rPr>
              <w:t>such</w:t>
            </w:r>
            <w:r w:rsidRPr="002B21EA">
              <w:rPr>
                <w:rFonts w:ascii="Calibri" w:hAnsi="Calibri" w:cs="Calibri"/>
                <w:spacing w:val="-2"/>
                <w:sz w:val="20"/>
                <w:szCs w:val="20"/>
              </w:rPr>
              <w:t xml:space="preserve"> </w:t>
            </w:r>
            <w:r w:rsidRPr="002B21EA">
              <w:rPr>
                <w:rFonts w:ascii="Calibri" w:hAnsi="Calibri" w:cs="Calibri"/>
                <w:sz w:val="20"/>
                <w:szCs w:val="20"/>
              </w:rPr>
              <w:t>as predictions, content, recommendations, or decisions that can influence physical or virtual environments. Different AI Systems vary in their levels of autonomy and adaptiveness after deployment.</w:t>
            </w:r>
            <w:commentRangeEnd w:id="281"/>
            <w:r w:rsidR="00870469" w:rsidRPr="002B21EA">
              <w:rPr>
                <w:rStyle w:val="CommentReference"/>
                <w:rFonts w:ascii="Calibri" w:hAnsi="Calibri" w:cs="Calibri"/>
                <w:sz w:val="20"/>
                <w:szCs w:val="20"/>
              </w:rPr>
              <w:commentReference w:id="281"/>
            </w:r>
          </w:p>
          <w:p w14:paraId="2B47D09B" w14:textId="07772317" w:rsidR="007F7E6D" w:rsidRPr="002B21EA" w:rsidDel="00C67F0B" w:rsidRDefault="007F7E6D" w:rsidP="007F7E6D">
            <w:pPr>
              <w:pStyle w:val="TableParagraph"/>
              <w:spacing w:before="120" w:line="278" w:lineRule="auto"/>
              <w:ind w:left="0"/>
              <w:rPr>
                <w:del w:id="286" w:author="LEOW,Mei" w:date="2026-01-28T18:27:00Z" w16du:dateUtc="2026-01-28T07:27:00Z"/>
                <w:rFonts w:ascii="Calibri" w:hAnsi="Calibri" w:cs="Calibri"/>
                <w:b/>
                <w:i/>
                <w:sz w:val="20"/>
                <w:szCs w:val="20"/>
              </w:rPr>
            </w:pPr>
            <w:del w:id="287" w:author="LEOW,Mei" w:date="2026-01-28T18:27:00Z" w16du:dateUtc="2026-01-28T07:27:00Z">
              <w:r w:rsidRPr="002B21EA" w:rsidDel="00C67F0B">
                <w:rPr>
                  <w:rFonts w:ascii="Calibri" w:hAnsi="Calibri" w:cs="Calibri"/>
                  <w:b/>
                  <w:i/>
                  <w:color w:val="000000"/>
                  <w:sz w:val="20"/>
                  <w:szCs w:val="20"/>
                  <w:highlight w:val="lightGray"/>
                </w:rPr>
                <w:delText>Option</w:delText>
              </w:r>
              <w:r w:rsidRPr="002B21EA" w:rsidDel="00C67F0B">
                <w:rPr>
                  <w:rFonts w:ascii="Calibri" w:hAnsi="Calibri" w:cs="Calibri"/>
                  <w:b/>
                  <w:i/>
                  <w:color w:val="000000"/>
                  <w:spacing w:val="-3"/>
                  <w:sz w:val="20"/>
                  <w:szCs w:val="20"/>
                  <w:highlight w:val="lightGray"/>
                </w:rPr>
                <w:delText xml:space="preserve"> </w:delText>
              </w:r>
              <w:r w:rsidRPr="002B21EA" w:rsidDel="00C67F0B">
                <w:rPr>
                  <w:rFonts w:ascii="Calibri" w:hAnsi="Calibri" w:cs="Calibri"/>
                  <w:b/>
                  <w:i/>
                  <w:color w:val="000000"/>
                  <w:sz w:val="20"/>
                  <w:szCs w:val="20"/>
                  <w:highlight w:val="lightGray"/>
                </w:rPr>
                <w:delText>2:</w:delText>
              </w:r>
              <w:r w:rsidRPr="002B21EA" w:rsidDel="00C67F0B">
                <w:rPr>
                  <w:rFonts w:ascii="Calibri" w:hAnsi="Calibri" w:cs="Calibri"/>
                  <w:b/>
                  <w:i/>
                  <w:color w:val="000000"/>
                  <w:spacing w:val="-3"/>
                  <w:sz w:val="20"/>
                  <w:szCs w:val="20"/>
                  <w:highlight w:val="lightGray"/>
                </w:rPr>
                <w:delText xml:space="preserve"> </w:delText>
              </w:r>
              <w:r w:rsidRPr="002B21EA" w:rsidDel="00C67F0B">
                <w:rPr>
                  <w:rFonts w:ascii="Calibri" w:hAnsi="Calibri" w:cs="Calibri"/>
                  <w:b/>
                  <w:i/>
                  <w:color w:val="000000"/>
                  <w:sz w:val="20"/>
                  <w:szCs w:val="20"/>
                  <w:highlight w:val="lightGray"/>
                </w:rPr>
                <w:delText>If</w:delText>
              </w:r>
              <w:r w:rsidRPr="002B21EA" w:rsidDel="00C67F0B">
                <w:rPr>
                  <w:rFonts w:ascii="Calibri" w:hAnsi="Calibri" w:cs="Calibri"/>
                  <w:b/>
                  <w:i/>
                  <w:color w:val="000000"/>
                  <w:spacing w:val="-3"/>
                  <w:sz w:val="20"/>
                  <w:szCs w:val="20"/>
                  <w:highlight w:val="lightGray"/>
                </w:rPr>
                <w:delText xml:space="preserve"> </w:delText>
              </w:r>
              <w:r w:rsidRPr="002B21EA" w:rsidDel="00C67F0B">
                <w:rPr>
                  <w:rFonts w:ascii="Calibri" w:hAnsi="Calibri" w:cs="Calibri"/>
                  <w:b/>
                  <w:i/>
                  <w:color w:val="000000"/>
                  <w:sz w:val="20"/>
                  <w:szCs w:val="20"/>
                  <w:highlight w:val="lightGray"/>
                </w:rPr>
                <w:delText>the</w:delText>
              </w:r>
              <w:r w:rsidRPr="002B21EA" w:rsidDel="00C67F0B">
                <w:rPr>
                  <w:rFonts w:ascii="Calibri" w:hAnsi="Calibri" w:cs="Calibri"/>
                  <w:b/>
                  <w:i/>
                  <w:color w:val="000000"/>
                  <w:spacing w:val="-2"/>
                  <w:sz w:val="20"/>
                  <w:szCs w:val="20"/>
                  <w:highlight w:val="lightGray"/>
                </w:rPr>
                <w:delText xml:space="preserve"> </w:delText>
              </w:r>
              <w:r w:rsidDel="00C67F0B">
                <w:rPr>
                  <w:rFonts w:ascii="Calibri" w:hAnsi="Calibri" w:cs="Calibri"/>
                  <w:b/>
                  <w:i/>
                  <w:color w:val="000000"/>
                  <w:spacing w:val="-2"/>
                  <w:sz w:val="20"/>
                  <w:szCs w:val="20"/>
                  <w:highlight w:val="lightGray"/>
                </w:rPr>
                <w:delText>Department</w:delText>
              </w:r>
              <w:r w:rsidR="00746AF8" w:rsidDel="00C67F0B">
                <w:rPr>
                  <w:rFonts w:ascii="Calibri" w:hAnsi="Calibri" w:cs="Calibri"/>
                  <w:b/>
                  <w:i/>
                  <w:color w:val="000000"/>
                  <w:spacing w:val="-2"/>
                  <w:sz w:val="20"/>
                  <w:szCs w:val="20"/>
                  <w:highlight w:val="lightGray"/>
                </w:rPr>
                <w:delText>/Agency</w:delText>
              </w:r>
              <w:r w:rsidRPr="002B21EA" w:rsidDel="00C67F0B">
                <w:rPr>
                  <w:rFonts w:ascii="Calibri" w:hAnsi="Calibri" w:cs="Calibri"/>
                  <w:b/>
                  <w:i/>
                  <w:color w:val="000000"/>
                  <w:spacing w:val="-2"/>
                  <w:sz w:val="20"/>
                  <w:szCs w:val="20"/>
                  <w:highlight w:val="lightGray"/>
                </w:rPr>
                <w:delText xml:space="preserve"> </w:delText>
              </w:r>
              <w:r w:rsidRPr="002B21EA" w:rsidDel="00C67F0B">
                <w:rPr>
                  <w:rFonts w:ascii="Calibri" w:hAnsi="Calibri" w:cs="Calibri"/>
                  <w:b/>
                  <w:i/>
                  <w:color w:val="000000"/>
                  <w:sz w:val="20"/>
                  <w:szCs w:val="20"/>
                  <w:highlight w:val="lightGray"/>
                </w:rPr>
                <w:delText>does</w:delText>
              </w:r>
              <w:r w:rsidRPr="002B21EA" w:rsidDel="00C67F0B">
                <w:rPr>
                  <w:rFonts w:ascii="Calibri" w:hAnsi="Calibri" w:cs="Calibri"/>
                  <w:b/>
                  <w:i/>
                  <w:color w:val="000000"/>
                  <w:spacing w:val="-5"/>
                  <w:sz w:val="20"/>
                  <w:szCs w:val="20"/>
                  <w:highlight w:val="lightGray"/>
                </w:rPr>
                <w:delText xml:space="preserve"> </w:delText>
              </w:r>
              <w:r w:rsidRPr="002B21EA" w:rsidDel="00C67F0B">
                <w:rPr>
                  <w:rFonts w:ascii="Calibri" w:hAnsi="Calibri" w:cs="Calibri"/>
                  <w:b/>
                  <w:i/>
                  <w:color w:val="000000"/>
                  <w:sz w:val="20"/>
                  <w:szCs w:val="20"/>
                  <w:highlight w:val="lightGray"/>
                </w:rPr>
                <w:delText>not</w:delText>
              </w:r>
              <w:r w:rsidRPr="002B21EA" w:rsidDel="00C67F0B">
                <w:rPr>
                  <w:rFonts w:ascii="Calibri" w:hAnsi="Calibri" w:cs="Calibri"/>
                  <w:b/>
                  <w:i/>
                  <w:color w:val="000000"/>
                  <w:spacing w:val="-3"/>
                  <w:sz w:val="20"/>
                  <w:szCs w:val="20"/>
                  <w:highlight w:val="lightGray"/>
                </w:rPr>
                <w:delText xml:space="preserve"> </w:delText>
              </w:r>
              <w:r w:rsidRPr="002B21EA" w:rsidDel="00C67F0B">
                <w:rPr>
                  <w:rFonts w:ascii="Calibri" w:hAnsi="Calibri" w:cs="Calibri"/>
                  <w:b/>
                  <w:i/>
                  <w:color w:val="000000"/>
                  <w:sz w:val="20"/>
                  <w:szCs w:val="20"/>
                  <w:highlight w:val="lightGray"/>
                </w:rPr>
                <w:delText>consent</w:delText>
              </w:r>
              <w:r w:rsidRPr="002B21EA" w:rsidDel="00C67F0B">
                <w:rPr>
                  <w:rFonts w:ascii="Calibri" w:hAnsi="Calibri" w:cs="Calibri"/>
                  <w:b/>
                  <w:i/>
                  <w:color w:val="000000"/>
                  <w:spacing w:val="-3"/>
                  <w:sz w:val="20"/>
                  <w:szCs w:val="20"/>
                  <w:highlight w:val="lightGray"/>
                </w:rPr>
                <w:delText xml:space="preserve"> </w:delText>
              </w:r>
              <w:r w:rsidRPr="002B21EA" w:rsidDel="00C67F0B">
                <w:rPr>
                  <w:rFonts w:ascii="Calibri" w:hAnsi="Calibri" w:cs="Calibri"/>
                  <w:b/>
                  <w:i/>
                  <w:color w:val="000000"/>
                  <w:sz w:val="20"/>
                  <w:szCs w:val="20"/>
                  <w:highlight w:val="lightGray"/>
                </w:rPr>
                <w:delText>to</w:delText>
              </w:r>
              <w:r w:rsidRPr="002B21EA" w:rsidDel="00C67F0B">
                <w:rPr>
                  <w:rFonts w:ascii="Calibri" w:hAnsi="Calibri" w:cs="Calibri"/>
                  <w:b/>
                  <w:i/>
                  <w:color w:val="000000"/>
                  <w:spacing w:val="-3"/>
                  <w:sz w:val="20"/>
                  <w:szCs w:val="20"/>
                  <w:highlight w:val="lightGray"/>
                </w:rPr>
                <w:delText xml:space="preserve"> </w:delText>
              </w:r>
              <w:r w:rsidRPr="002B21EA" w:rsidDel="00C67F0B">
                <w:rPr>
                  <w:rFonts w:ascii="Calibri" w:hAnsi="Calibri" w:cs="Calibri"/>
                  <w:b/>
                  <w:i/>
                  <w:color w:val="000000"/>
                  <w:sz w:val="20"/>
                  <w:szCs w:val="20"/>
                  <w:highlight w:val="lightGray"/>
                </w:rPr>
                <w:delText>the</w:delText>
              </w:r>
              <w:r w:rsidRPr="002B21EA" w:rsidDel="00C67F0B">
                <w:rPr>
                  <w:rFonts w:ascii="Calibri" w:hAnsi="Calibri" w:cs="Calibri"/>
                  <w:b/>
                  <w:i/>
                  <w:color w:val="000000"/>
                  <w:spacing w:val="-5"/>
                  <w:sz w:val="20"/>
                  <w:szCs w:val="20"/>
                  <w:highlight w:val="lightGray"/>
                </w:rPr>
                <w:delText xml:space="preserve"> </w:delText>
              </w:r>
              <w:r w:rsidRPr="002B21EA" w:rsidDel="00C67F0B">
                <w:rPr>
                  <w:rFonts w:ascii="Calibri" w:hAnsi="Calibri" w:cs="Calibri"/>
                  <w:b/>
                  <w:i/>
                  <w:color w:val="000000"/>
                  <w:sz w:val="20"/>
                  <w:szCs w:val="20"/>
                  <w:highlight w:val="lightGray"/>
                </w:rPr>
                <w:delText>use</w:delText>
              </w:r>
              <w:r w:rsidRPr="002B21EA" w:rsidDel="00C67F0B">
                <w:rPr>
                  <w:rFonts w:ascii="Calibri" w:hAnsi="Calibri" w:cs="Calibri"/>
                  <w:b/>
                  <w:i/>
                  <w:color w:val="000000"/>
                  <w:spacing w:val="-2"/>
                  <w:sz w:val="20"/>
                  <w:szCs w:val="20"/>
                  <w:highlight w:val="lightGray"/>
                </w:rPr>
                <w:delText xml:space="preserve"> </w:delText>
              </w:r>
              <w:r w:rsidRPr="002B21EA" w:rsidDel="00C67F0B">
                <w:rPr>
                  <w:rFonts w:ascii="Calibri" w:hAnsi="Calibri" w:cs="Calibri"/>
                  <w:b/>
                  <w:i/>
                  <w:color w:val="000000"/>
                  <w:sz w:val="20"/>
                  <w:szCs w:val="20"/>
                  <w:highlight w:val="lightGray"/>
                </w:rPr>
                <w:delText>of</w:delText>
              </w:r>
              <w:r w:rsidRPr="002B21EA" w:rsidDel="00C67F0B">
                <w:rPr>
                  <w:rFonts w:ascii="Calibri" w:hAnsi="Calibri" w:cs="Calibri"/>
                  <w:b/>
                  <w:i/>
                  <w:color w:val="000000"/>
                  <w:spacing w:val="-5"/>
                  <w:sz w:val="20"/>
                  <w:szCs w:val="20"/>
                  <w:highlight w:val="lightGray"/>
                </w:rPr>
                <w:delText xml:space="preserve"> </w:delText>
              </w:r>
              <w:r w:rsidRPr="002B21EA" w:rsidDel="00C67F0B">
                <w:rPr>
                  <w:rFonts w:ascii="Calibri" w:hAnsi="Calibri" w:cs="Calibri"/>
                  <w:b/>
                  <w:i/>
                  <w:color w:val="000000"/>
                  <w:sz w:val="20"/>
                  <w:szCs w:val="20"/>
                  <w:highlight w:val="lightGray"/>
                </w:rPr>
                <w:delText>AI</w:delText>
              </w:r>
              <w:r w:rsidRPr="002B21EA" w:rsidDel="00C67F0B">
                <w:rPr>
                  <w:rFonts w:ascii="Calibri" w:hAnsi="Calibri" w:cs="Calibri"/>
                  <w:b/>
                  <w:i/>
                  <w:color w:val="000000"/>
                  <w:spacing w:val="-5"/>
                  <w:sz w:val="20"/>
                  <w:szCs w:val="20"/>
                  <w:highlight w:val="lightGray"/>
                </w:rPr>
                <w:delText xml:space="preserve"> </w:delText>
              </w:r>
              <w:r w:rsidRPr="002B21EA" w:rsidDel="00C67F0B">
                <w:rPr>
                  <w:rFonts w:ascii="Calibri" w:hAnsi="Calibri" w:cs="Calibri"/>
                  <w:b/>
                  <w:i/>
                  <w:color w:val="000000"/>
                  <w:sz w:val="20"/>
                  <w:szCs w:val="20"/>
                  <w:highlight w:val="lightGray"/>
                </w:rPr>
                <w:delText>Systems</w:delText>
              </w:r>
              <w:r w:rsidRPr="002B21EA" w:rsidDel="00C67F0B">
                <w:rPr>
                  <w:rFonts w:ascii="Calibri" w:hAnsi="Calibri" w:cs="Calibri"/>
                  <w:b/>
                  <w:i/>
                  <w:color w:val="000000"/>
                  <w:spacing w:val="-2"/>
                  <w:sz w:val="20"/>
                  <w:szCs w:val="20"/>
                  <w:highlight w:val="lightGray"/>
                </w:rPr>
                <w:delText xml:space="preserve"> </w:delText>
              </w:r>
              <w:r w:rsidRPr="002B21EA" w:rsidDel="00C67F0B">
                <w:rPr>
                  <w:rFonts w:ascii="Calibri" w:hAnsi="Calibri" w:cs="Calibri"/>
                  <w:b/>
                  <w:i/>
                  <w:color w:val="000000"/>
                  <w:sz w:val="20"/>
                  <w:szCs w:val="20"/>
                  <w:highlight w:val="lightGray"/>
                </w:rPr>
                <w:delText>in</w:delText>
              </w:r>
              <w:r w:rsidRPr="002B21EA" w:rsidDel="00C67F0B">
                <w:rPr>
                  <w:rFonts w:ascii="Calibri" w:hAnsi="Calibri" w:cs="Calibri"/>
                  <w:b/>
                  <w:i/>
                  <w:color w:val="000000"/>
                  <w:spacing w:val="-3"/>
                  <w:sz w:val="20"/>
                  <w:szCs w:val="20"/>
                  <w:highlight w:val="lightGray"/>
                </w:rPr>
                <w:delText xml:space="preserve"> </w:delText>
              </w:r>
              <w:r w:rsidRPr="002B21EA" w:rsidDel="00C67F0B">
                <w:rPr>
                  <w:rFonts w:ascii="Calibri" w:hAnsi="Calibri" w:cs="Calibri"/>
                  <w:b/>
                  <w:i/>
                  <w:color w:val="000000"/>
                  <w:sz w:val="20"/>
                  <w:szCs w:val="20"/>
                  <w:highlight w:val="lightGray"/>
                </w:rPr>
                <w:delText>the</w:delText>
              </w:r>
              <w:r w:rsidRPr="002B21EA" w:rsidDel="00C67F0B">
                <w:rPr>
                  <w:rFonts w:ascii="Calibri" w:hAnsi="Calibri" w:cs="Calibri"/>
                  <w:b/>
                  <w:i/>
                  <w:color w:val="000000"/>
                  <w:sz w:val="20"/>
                  <w:szCs w:val="20"/>
                </w:rPr>
                <w:delText xml:space="preserve"> </w:delText>
              </w:r>
              <w:r w:rsidRPr="002B21EA" w:rsidDel="00C67F0B">
                <w:rPr>
                  <w:rFonts w:ascii="Calibri" w:hAnsi="Calibri" w:cs="Calibri"/>
                  <w:b/>
                  <w:i/>
                  <w:color w:val="000000"/>
                  <w:sz w:val="20"/>
                  <w:szCs w:val="20"/>
                  <w:highlight w:val="lightGray"/>
                </w:rPr>
                <w:delText>delivery of the Services, insert the following:</w:delText>
              </w:r>
            </w:del>
          </w:p>
          <w:p w14:paraId="3B7E6E6A" w14:textId="529E9189" w:rsidR="00F20517" w:rsidRPr="00F0578C" w:rsidDel="00C67F0B" w:rsidRDefault="007F7E6D" w:rsidP="00F0578C">
            <w:pPr>
              <w:pStyle w:val="TableParagraph"/>
              <w:spacing w:before="118" w:after="240" w:line="276" w:lineRule="auto"/>
              <w:ind w:left="0"/>
              <w:rPr>
                <w:del w:id="288" w:author="LEOW,Mei" w:date="2026-01-28T18:27:00Z" w16du:dateUtc="2026-01-28T07:27:00Z"/>
                <w:rFonts w:ascii="Calibri" w:hAnsi="Calibri" w:cs="Calibri"/>
                <w:spacing w:val="-2"/>
                <w:sz w:val="20"/>
                <w:szCs w:val="20"/>
              </w:rPr>
            </w:pPr>
            <w:del w:id="289" w:author="LEOW,Mei" w:date="2026-01-28T18:27:00Z" w16du:dateUtc="2026-01-28T07:27:00Z">
              <w:r w:rsidRPr="002B21EA" w:rsidDel="00C67F0B">
                <w:rPr>
                  <w:rFonts w:ascii="Calibri" w:hAnsi="Calibri" w:cs="Calibri"/>
                  <w:sz w:val="20"/>
                  <w:szCs w:val="20"/>
                </w:rPr>
                <w:delText>The</w:delText>
              </w:r>
              <w:r w:rsidRPr="002B21EA" w:rsidDel="00C67F0B">
                <w:rPr>
                  <w:rFonts w:ascii="Calibri" w:hAnsi="Calibri" w:cs="Calibri"/>
                  <w:spacing w:val="-3"/>
                  <w:sz w:val="20"/>
                  <w:szCs w:val="20"/>
                </w:rPr>
                <w:delText xml:space="preserve"> </w:delText>
              </w:r>
              <w:r w:rsidDel="00C67F0B">
                <w:rPr>
                  <w:rFonts w:ascii="Calibri" w:hAnsi="Calibri" w:cs="Calibri"/>
                  <w:spacing w:val="-3"/>
                  <w:sz w:val="20"/>
                  <w:szCs w:val="20"/>
                </w:rPr>
                <w:delText xml:space="preserve">Panel Member </w:delText>
              </w:r>
              <w:r w:rsidRPr="002B21EA" w:rsidDel="00C67F0B">
                <w:rPr>
                  <w:rFonts w:ascii="Calibri" w:hAnsi="Calibri" w:cs="Calibri"/>
                  <w:sz w:val="20"/>
                  <w:szCs w:val="20"/>
                </w:rPr>
                <w:delText>must</w:delText>
              </w:r>
              <w:r w:rsidRPr="002B21EA" w:rsidDel="00C67F0B">
                <w:rPr>
                  <w:rFonts w:ascii="Calibri" w:hAnsi="Calibri" w:cs="Calibri"/>
                  <w:spacing w:val="-5"/>
                  <w:sz w:val="20"/>
                  <w:szCs w:val="20"/>
                </w:rPr>
                <w:delText xml:space="preserve"> </w:delText>
              </w:r>
              <w:r w:rsidRPr="002B21EA" w:rsidDel="00C67F0B">
                <w:rPr>
                  <w:rFonts w:ascii="Calibri" w:hAnsi="Calibri" w:cs="Calibri"/>
                  <w:sz w:val="20"/>
                  <w:szCs w:val="20"/>
                </w:rPr>
                <w:delText>not</w:delText>
              </w:r>
              <w:r w:rsidRPr="002B21EA" w:rsidDel="00C67F0B">
                <w:rPr>
                  <w:rFonts w:ascii="Calibri" w:hAnsi="Calibri" w:cs="Calibri"/>
                  <w:spacing w:val="-5"/>
                  <w:sz w:val="20"/>
                  <w:szCs w:val="20"/>
                </w:rPr>
                <w:delText xml:space="preserve"> </w:delText>
              </w:r>
              <w:r w:rsidRPr="002B21EA" w:rsidDel="00C67F0B">
                <w:rPr>
                  <w:rFonts w:ascii="Calibri" w:hAnsi="Calibri" w:cs="Calibri"/>
                  <w:sz w:val="20"/>
                  <w:szCs w:val="20"/>
                </w:rPr>
                <w:delText>use</w:delText>
              </w:r>
              <w:r w:rsidRPr="002B21EA" w:rsidDel="00C67F0B">
                <w:rPr>
                  <w:rFonts w:ascii="Calibri" w:hAnsi="Calibri" w:cs="Calibri"/>
                  <w:spacing w:val="-5"/>
                  <w:sz w:val="20"/>
                  <w:szCs w:val="20"/>
                </w:rPr>
                <w:delText xml:space="preserve"> </w:delText>
              </w:r>
              <w:r w:rsidRPr="002B21EA" w:rsidDel="00C67F0B">
                <w:rPr>
                  <w:rFonts w:ascii="Calibri" w:hAnsi="Calibri" w:cs="Calibri"/>
                  <w:sz w:val="20"/>
                  <w:szCs w:val="20"/>
                </w:rPr>
                <w:delText>any</w:delText>
              </w:r>
              <w:r w:rsidRPr="002B21EA" w:rsidDel="00C67F0B">
                <w:rPr>
                  <w:rFonts w:ascii="Calibri" w:hAnsi="Calibri" w:cs="Calibri"/>
                  <w:spacing w:val="-4"/>
                  <w:sz w:val="20"/>
                  <w:szCs w:val="20"/>
                </w:rPr>
                <w:delText xml:space="preserve"> </w:delText>
              </w:r>
              <w:r w:rsidRPr="002B21EA" w:rsidDel="00C67F0B">
                <w:rPr>
                  <w:rFonts w:ascii="Calibri" w:hAnsi="Calibri" w:cs="Calibri"/>
                  <w:sz w:val="20"/>
                  <w:szCs w:val="20"/>
                </w:rPr>
                <w:delText>AI</w:delText>
              </w:r>
              <w:r w:rsidRPr="002B21EA" w:rsidDel="00C67F0B">
                <w:rPr>
                  <w:rFonts w:ascii="Calibri" w:hAnsi="Calibri" w:cs="Calibri"/>
                  <w:spacing w:val="-3"/>
                  <w:sz w:val="20"/>
                  <w:szCs w:val="20"/>
                </w:rPr>
                <w:delText xml:space="preserve"> </w:delText>
              </w:r>
              <w:r w:rsidRPr="002B21EA" w:rsidDel="00C67F0B">
                <w:rPr>
                  <w:rFonts w:ascii="Calibri" w:hAnsi="Calibri" w:cs="Calibri"/>
                  <w:sz w:val="20"/>
                  <w:szCs w:val="20"/>
                </w:rPr>
                <w:delText>Systems</w:delText>
              </w:r>
              <w:r w:rsidRPr="002B21EA" w:rsidDel="00C67F0B">
                <w:rPr>
                  <w:rFonts w:ascii="Calibri" w:hAnsi="Calibri" w:cs="Calibri"/>
                  <w:spacing w:val="-4"/>
                  <w:sz w:val="20"/>
                  <w:szCs w:val="20"/>
                </w:rPr>
                <w:delText xml:space="preserve"> </w:delText>
              </w:r>
              <w:r w:rsidRPr="002B21EA" w:rsidDel="00C67F0B">
                <w:rPr>
                  <w:rFonts w:ascii="Calibri" w:hAnsi="Calibri" w:cs="Calibri"/>
                  <w:sz w:val="20"/>
                  <w:szCs w:val="20"/>
                </w:rPr>
                <w:delText>in</w:delText>
              </w:r>
              <w:r w:rsidRPr="002B21EA" w:rsidDel="00C67F0B">
                <w:rPr>
                  <w:rFonts w:ascii="Calibri" w:hAnsi="Calibri" w:cs="Calibri"/>
                  <w:spacing w:val="-2"/>
                  <w:sz w:val="20"/>
                  <w:szCs w:val="20"/>
                </w:rPr>
                <w:delText xml:space="preserve"> </w:delText>
              </w:r>
              <w:r w:rsidRPr="002B21EA" w:rsidDel="00C67F0B">
                <w:rPr>
                  <w:rFonts w:ascii="Calibri" w:hAnsi="Calibri" w:cs="Calibri"/>
                  <w:sz w:val="20"/>
                  <w:szCs w:val="20"/>
                </w:rPr>
                <w:delText>the</w:delText>
              </w:r>
              <w:r w:rsidRPr="002B21EA" w:rsidDel="00C67F0B">
                <w:rPr>
                  <w:rFonts w:ascii="Calibri" w:hAnsi="Calibri" w:cs="Calibri"/>
                  <w:spacing w:val="-2"/>
                  <w:sz w:val="20"/>
                  <w:szCs w:val="20"/>
                </w:rPr>
                <w:delText xml:space="preserve"> </w:delText>
              </w:r>
              <w:r w:rsidRPr="002B21EA" w:rsidDel="00C67F0B">
                <w:rPr>
                  <w:rFonts w:ascii="Calibri" w:hAnsi="Calibri" w:cs="Calibri"/>
                  <w:sz w:val="20"/>
                  <w:szCs w:val="20"/>
                </w:rPr>
                <w:delText>delivery</w:delText>
              </w:r>
              <w:r w:rsidRPr="002B21EA" w:rsidDel="00C67F0B">
                <w:rPr>
                  <w:rFonts w:ascii="Calibri" w:hAnsi="Calibri" w:cs="Calibri"/>
                  <w:spacing w:val="-2"/>
                  <w:sz w:val="20"/>
                  <w:szCs w:val="20"/>
                </w:rPr>
                <w:delText xml:space="preserve"> </w:delText>
              </w:r>
              <w:r w:rsidRPr="002B21EA" w:rsidDel="00C67F0B">
                <w:rPr>
                  <w:rFonts w:ascii="Calibri" w:hAnsi="Calibri" w:cs="Calibri"/>
                  <w:sz w:val="20"/>
                  <w:szCs w:val="20"/>
                </w:rPr>
                <w:delText>of</w:delText>
              </w:r>
              <w:r w:rsidRPr="002B21EA" w:rsidDel="00C67F0B">
                <w:rPr>
                  <w:rFonts w:ascii="Calibri" w:hAnsi="Calibri" w:cs="Calibri"/>
                  <w:spacing w:val="-5"/>
                  <w:sz w:val="20"/>
                  <w:szCs w:val="20"/>
                </w:rPr>
                <w:delText xml:space="preserve"> </w:delText>
              </w:r>
              <w:r w:rsidRPr="002B21EA" w:rsidDel="00C67F0B">
                <w:rPr>
                  <w:rFonts w:ascii="Calibri" w:hAnsi="Calibri" w:cs="Calibri"/>
                  <w:sz w:val="20"/>
                  <w:szCs w:val="20"/>
                </w:rPr>
                <w:delText xml:space="preserve">the </w:delText>
              </w:r>
              <w:r w:rsidRPr="002B21EA" w:rsidDel="00C67F0B">
                <w:rPr>
                  <w:rFonts w:ascii="Calibri" w:hAnsi="Calibri" w:cs="Calibri"/>
                  <w:spacing w:val="-2"/>
                  <w:sz w:val="20"/>
                  <w:szCs w:val="20"/>
                </w:rPr>
                <w:delText>Services.</w:delText>
              </w:r>
            </w:del>
          </w:p>
          <w:p w14:paraId="163AF563" w14:textId="39CFDE1F" w:rsidR="00CF14F5" w:rsidRPr="004C6EAF" w:rsidRDefault="007F7E6D">
            <w:pPr>
              <w:pStyle w:val="TableParagraph"/>
              <w:spacing w:before="118" w:line="276" w:lineRule="auto"/>
              <w:ind w:left="0" w:right="132"/>
              <w:rPr>
                <w:rFonts w:cstheme="minorHAnsi"/>
              </w:rPr>
              <w:pPrChange w:id="290" w:author="LEOW,Mei" w:date="2026-01-28T18:27:00Z" w16du:dateUtc="2026-01-28T07:27:00Z">
                <w:pPr>
                  <w:keepNext/>
                </w:pPr>
              </w:pPrChange>
            </w:pPr>
            <w:del w:id="291" w:author="LEOW,Mei" w:date="2026-01-28T18:27:00Z" w16du:dateUtc="2026-01-28T07:27:00Z">
              <w:r w:rsidRPr="002B21EA" w:rsidDel="00C67F0B">
                <w:delText>“</w:delText>
              </w:r>
              <w:r w:rsidRPr="002B21EA" w:rsidDel="00C67F0B">
                <w:rPr>
                  <w:b/>
                </w:rPr>
                <w:delText>AI System</w:delText>
              </w:r>
              <w:r w:rsidRPr="002B21EA" w:rsidDel="00C67F0B">
                <w:delText>” means the machine-based system that, for explicit or implicit objectives,</w:delText>
              </w:r>
              <w:r w:rsidRPr="002B21EA" w:rsidDel="00C67F0B">
                <w:rPr>
                  <w:spacing w:val="-3"/>
                </w:rPr>
                <w:delText xml:space="preserve"> </w:delText>
              </w:r>
              <w:r w:rsidRPr="002B21EA" w:rsidDel="00C67F0B">
                <w:delText>infers,</w:delText>
              </w:r>
              <w:r w:rsidRPr="002B21EA" w:rsidDel="00C67F0B">
                <w:rPr>
                  <w:spacing w:val="-3"/>
                </w:rPr>
                <w:delText xml:space="preserve"> </w:delText>
              </w:r>
              <w:r w:rsidRPr="002B21EA" w:rsidDel="00C67F0B">
                <w:delText>from</w:delText>
              </w:r>
              <w:r w:rsidRPr="002B21EA" w:rsidDel="00C67F0B">
                <w:rPr>
                  <w:spacing w:val="-2"/>
                </w:rPr>
                <w:delText xml:space="preserve"> </w:delText>
              </w:r>
              <w:r w:rsidRPr="002B21EA" w:rsidDel="00C67F0B">
                <w:delText>the</w:delText>
              </w:r>
              <w:r w:rsidRPr="002B21EA" w:rsidDel="00C67F0B">
                <w:rPr>
                  <w:spacing w:val="-2"/>
                </w:rPr>
                <w:delText xml:space="preserve"> </w:delText>
              </w:r>
              <w:r w:rsidRPr="002B21EA" w:rsidDel="00C67F0B">
                <w:delText>input</w:delText>
              </w:r>
              <w:r w:rsidRPr="002B21EA" w:rsidDel="00C67F0B">
                <w:rPr>
                  <w:spacing w:val="-3"/>
                </w:rPr>
                <w:delText xml:space="preserve"> </w:delText>
              </w:r>
              <w:r w:rsidRPr="002B21EA" w:rsidDel="00C67F0B">
                <w:delText>it</w:delText>
              </w:r>
              <w:r w:rsidRPr="002B21EA" w:rsidDel="00C67F0B">
                <w:rPr>
                  <w:spacing w:val="-3"/>
                </w:rPr>
                <w:delText xml:space="preserve"> </w:delText>
              </w:r>
              <w:r w:rsidRPr="002B21EA" w:rsidDel="00C67F0B">
                <w:delText>receives,</w:delText>
              </w:r>
              <w:r w:rsidRPr="002B21EA" w:rsidDel="00C67F0B">
                <w:rPr>
                  <w:spacing w:val="-5"/>
                </w:rPr>
                <w:delText xml:space="preserve"> </w:delText>
              </w:r>
              <w:r w:rsidRPr="002B21EA" w:rsidDel="00C67F0B">
                <w:delText>how</w:delText>
              </w:r>
              <w:r w:rsidRPr="002B21EA" w:rsidDel="00C67F0B">
                <w:rPr>
                  <w:spacing w:val="-3"/>
                </w:rPr>
                <w:delText xml:space="preserve"> </w:delText>
              </w:r>
              <w:r w:rsidRPr="002B21EA" w:rsidDel="00C67F0B">
                <w:delText>to</w:delText>
              </w:r>
              <w:r w:rsidRPr="002B21EA" w:rsidDel="00C67F0B">
                <w:rPr>
                  <w:spacing w:val="-5"/>
                </w:rPr>
                <w:delText xml:space="preserve"> </w:delText>
              </w:r>
              <w:r w:rsidRPr="002B21EA" w:rsidDel="00C67F0B">
                <w:delText>generate</w:delText>
              </w:r>
              <w:r w:rsidRPr="002B21EA" w:rsidDel="00C67F0B">
                <w:rPr>
                  <w:spacing w:val="-7"/>
                </w:rPr>
                <w:delText xml:space="preserve"> </w:delText>
              </w:r>
              <w:r w:rsidRPr="002B21EA" w:rsidDel="00C67F0B">
                <w:delText>outputs</w:delText>
              </w:r>
              <w:r w:rsidRPr="002B21EA" w:rsidDel="00C67F0B">
                <w:rPr>
                  <w:spacing w:val="-4"/>
                </w:rPr>
                <w:delText xml:space="preserve"> </w:delText>
              </w:r>
              <w:r w:rsidRPr="002B21EA" w:rsidDel="00C67F0B">
                <w:delText>such</w:delText>
              </w:r>
              <w:r w:rsidRPr="002B21EA" w:rsidDel="00C67F0B">
                <w:rPr>
                  <w:spacing w:val="-2"/>
                </w:rPr>
                <w:delText xml:space="preserve"> </w:delText>
              </w:r>
              <w:r w:rsidRPr="002B21EA" w:rsidDel="00C67F0B">
                <w:delText>as predictions, content, recommendations, or decisions that can influence physical or virtual environments. Different AI Systems vary in their levels of autonomy and adaptiveness after deployment.</w:delText>
              </w:r>
            </w:del>
          </w:p>
        </w:tc>
      </w:tr>
      <w:tr w:rsidR="00F927AE" w:rsidRPr="004C6EAF" w14:paraId="1362D0F7" w14:textId="77777777" w:rsidTr="1559729C">
        <w:tc>
          <w:tcPr>
            <w:tcW w:w="704" w:type="dxa"/>
            <w:shd w:val="clear" w:color="auto" w:fill="D7D8D8"/>
          </w:tcPr>
          <w:p w14:paraId="4A5E6341" w14:textId="77777777" w:rsidR="00F927AE" w:rsidRPr="004C6EAF" w:rsidRDefault="00F927AE">
            <w:pPr>
              <w:pStyle w:val="MEBasic1"/>
              <w:tabs>
                <w:tab w:val="left" w:pos="426"/>
              </w:tabs>
              <w:ind w:left="-25" w:right="34" w:firstLine="25"/>
              <w:rPr>
                <w:rFonts w:asciiTheme="minorHAnsi" w:hAnsiTheme="minorHAnsi" w:cstheme="minorHAnsi"/>
                <w:b/>
                <w:bCs/>
                <w:sz w:val="20"/>
                <w:szCs w:val="20"/>
              </w:rPr>
            </w:pPr>
          </w:p>
        </w:tc>
        <w:tc>
          <w:tcPr>
            <w:tcW w:w="1843" w:type="dxa"/>
            <w:shd w:val="clear" w:color="auto" w:fill="D7D8D8"/>
          </w:tcPr>
          <w:p w14:paraId="2212858A" w14:textId="77777777" w:rsidR="00F927AE" w:rsidRPr="004C6EAF" w:rsidRDefault="00F927AE">
            <w:pPr>
              <w:rPr>
                <w:rFonts w:cstheme="minorHAnsi"/>
                <w:b/>
                <w:sz w:val="20"/>
                <w:szCs w:val="20"/>
              </w:rPr>
            </w:pPr>
            <w:r w:rsidRPr="004C6EAF">
              <w:rPr>
                <w:rFonts w:cstheme="minorHAnsi"/>
                <w:b/>
                <w:sz w:val="20"/>
                <w:szCs w:val="20"/>
              </w:rPr>
              <w:t>Insurance</w:t>
            </w:r>
          </w:p>
        </w:tc>
        <w:tc>
          <w:tcPr>
            <w:tcW w:w="7229" w:type="dxa"/>
          </w:tcPr>
          <w:p w14:paraId="3B99B934" w14:textId="77777777" w:rsidR="00F927AE" w:rsidRPr="004C6EAF" w:rsidRDefault="00F927AE">
            <w:pPr>
              <w:pStyle w:val="MELegal3"/>
              <w:numPr>
                <w:ilvl w:val="0"/>
                <w:numId w:val="0"/>
              </w:numPr>
              <w:spacing w:line="280" w:lineRule="exact"/>
              <w:outlineLvl w:val="9"/>
              <w:rPr>
                <w:rFonts w:asciiTheme="minorHAnsi" w:hAnsiTheme="minorHAnsi" w:cstheme="minorHAnsi"/>
                <w:b/>
                <w:iCs/>
                <w:sz w:val="20"/>
                <w:szCs w:val="20"/>
                <w:highlight w:val="yellow"/>
              </w:rPr>
            </w:pPr>
            <w:r w:rsidRPr="004C6EAF">
              <w:rPr>
                <w:rFonts w:asciiTheme="minorHAnsi" w:hAnsiTheme="minorHAnsi" w:cstheme="minorHAnsi"/>
                <w:iCs/>
                <w:sz w:val="20"/>
                <w:szCs w:val="20"/>
              </w:rPr>
              <w:t>As per Schedule 1, clause 4 of the Deed, Panel Members are required to submit a copy of their current insurance certificates of currency with their quote.</w:t>
            </w:r>
          </w:p>
        </w:tc>
      </w:tr>
      <w:tr w:rsidR="00F927AE" w:rsidRPr="004C6EAF" w14:paraId="25A5E65A" w14:textId="77777777" w:rsidTr="1559729C">
        <w:trPr>
          <w:trHeight w:val="980"/>
        </w:trPr>
        <w:tc>
          <w:tcPr>
            <w:tcW w:w="704" w:type="dxa"/>
            <w:shd w:val="clear" w:color="auto" w:fill="D7D8D8"/>
          </w:tcPr>
          <w:p w14:paraId="50F75BBC" w14:textId="77777777" w:rsidR="00F927AE" w:rsidRPr="004C6EAF" w:rsidRDefault="00F927AE">
            <w:pPr>
              <w:pStyle w:val="MEBasic1"/>
              <w:tabs>
                <w:tab w:val="left" w:pos="426"/>
              </w:tabs>
              <w:ind w:left="-25" w:right="34" w:firstLine="25"/>
              <w:rPr>
                <w:rFonts w:asciiTheme="minorHAnsi" w:hAnsiTheme="minorHAnsi" w:cstheme="minorHAnsi"/>
                <w:b/>
                <w:bCs/>
                <w:sz w:val="20"/>
                <w:szCs w:val="20"/>
              </w:rPr>
            </w:pPr>
          </w:p>
        </w:tc>
        <w:tc>
          <w:tcPr>
            <w:tcW w:w="1843" w:type="dxa"/>
            <w:shd w:val="clear" w:color="auto" w:fill="D7D8D8"/>
          </w:tcPr>
          <w:p w14:paraId="3C872A7E" w14:textId="77777777" w:rsidR="00F927AE" w:rsidRPr="004C6EAF" w:rsidRDefault="00F927AE">
            <w:pPr>
              <w:rPr>
                <w:rFonts w:cstheme="minorHAnsi"/>
                <w:b/>
                <w:sz w:val="20"/>
                <w:szCs w:val="20"/>
              </w:rPr>
            </w:pPr>
            <w:r w:rsidRPr="004C6EAF">
              <w:rPr>
                <w:rFonts w:cstheme="minorHAnsi"/>
                <w:b/>
                <w:sz w:val="20"/>
                <w:szCs w:val="20"/>
              </w:rPr>
              <w:t>Pricing</w:t>
            </w:r>
          </w:p>
          <w:p w14:paraId="2875EC88" w14:textId="77777777" w:rsidR="00F927AE" w:rsidRPr="004C6EAF" w:rsidRDefault="00F927AE">
            <w:pPr>
              <w:rPr>
                <w:rFonts w:cstheme="minorHAnsi"/>
                <w:b/>
                <w:sz w:val="20"/>
                <w:szCs w:val="20"/>
              </w:rPr>
            </w:pPr>
          </w:p>
          <w:p w14:paraId="4EFFDF31" w14:textId="77777777" w:rsidR="00F927AE" w:rsidRPr="004C6EAF" w:rsidRDefault="00F927AE">
            <w:pPr>
              <w:rPr>
                <w:rFonts w:cstheme="minorHAnsi"/>
                <w:sz w:val="20"/>
                <w:szCs w:val="20"/>
              </w:rPr>
            </w:pPr>
          </w:p>
          <w:p w14:paraId="49224712" w14:textId="77777777" w:rsidR="00F927AE" w:rsidRPr="004C6EAF" w:rsidRDefault="00F927AE">
            <w:pPr>
              <w:rPr>
                <w:rFonts w:cstheme="minorHAnsi"/>
                <w:sz w:val="20"/>
                <w:szCs w:val="20"/>
              </w:rPr>
            </w:pPr>
          </w:p>
          <w:p w14:paraId="430D6970" w14:textId="77777777" w:rsidR="00F927AE" w:rsidRPr="004C6EAF" w:rsidRDefault="00F927AE">
            <w:pPr>
              <w:jc w:val="right"/>
              <w:rPr>
                <w:rFonts w:cstheme="minorHAnsi"/>
                <w:sz w:val="20"/>
                <w:szCs w:val="20"/>
              </w:rPr>
            </w:pPr>
          </w:p>
        </w:tc>
        <w:tc>
          <w:tcPr>
            <w:tcW w:w="7229" w:type="dxa"/>
          </w:tcPr>
          <w:p w14:paraId="7492B6BD" w14:textId="77777777" w:rsidR="00F927AE" w:rsidRPr="004C6EAF" w:rsidRDefault="00F927AE">
            <w:pPr>
              <w:pStyle w:val="PlainParagraph"/>
              <w:spacing w:before="0" w:after="0"/>
              <w:ind w:left="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As per Clause 4.1.3 of the Deed, “Any fees specified in any Quotation must be based on rates that do not exceed the Panel Maximum Rates” under their Deed.</w:t>
            </w:r>
          </w:p>
          <w:p w14:paraId="3B7974AF" w14:textId="77777777" w:rsidR="00F927AE" w:rsidRPr="004C6EAF" w:rsidRDefault="00F927AE">
            <w:pPr>
              <w:pStyle w:val="PlainParagraph"/>
              <w:spacing w:after="0"/>
              <w:ind w:left="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Pricing should include and itemise all components required to complete the project in the time period specified such as consultant fees, participant recruitment/incentives, travel etc.</w:t>
            </w:r>
          </w:p>
          <w:p w14:paraId="3D7E3983" w14:textId="77777777" w:rsidR="00F927AE" w:rsidRPr="004C6EAF" w:rsidRDefault="00F927AE">
            <w:pPr>
              <w:pStyle w:val="PlainParagraph"/>
              <w:spacing w:after="0"/>
              <w:ind w:left="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 xml:space="preserve">Pricing for this Quote is to be provided in the format at </w:t>
            </w:r>
            <w:r w:rsidRPr="004C6EAF">
              <w:rPr>
                <w:rFonts w:asciiTheme="minorHAnsi" w:hAnsiTheme="minorHAnsi" w:cstheme="minorHAnsi"/>
                <w:b/>
                <w:iCs/>
                <w:sz w:val="20"/>
                <w:szCs w:val="20"/>
                <w:u w:val="single"/>
                <w:lang w:eastAsia="zh-CN" w:bidi="th-TH"/>
              </w:rPr>
              <w:t>Attachment B</w:t>
            </w:r>
            <w:r w:rsidRPr="004C6EAF">
              <w:rPr>
                <w:rFonts w:asciiTheme="minorHAnsi" w:hAnsiTheme="minorHAnsi" w:cstheme="minorHAnsi"/>
                <w:iCs/>
                <w:sz w:val="20"/>
                <w:szCs w:val="20"/>
                <w:lang w:eastAsia="zh-CN" w:bidi="th-TH"/>
              </w:rPr>
              <w:t>.</w:t>
            </w:r>
          </w:p>
          <w:p w14:paraId="2E712B8F" w14:textId="77777777" w:rsidR="00F927AE" w:rsidRDefault="00F927AE">
            <w:pPr>
              <w:pStyle w:val="PlainParagraph"/>
              <w:spacing w:after="0"/>
              <w:ind w:left="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 xml:space="preserve">A Key Milestones/Deliverables and Payment Schedule at </w:t>
            </w:r>
            <w:r w:rsidRPr="004C6EAF">
              <w:rPr>
                <w:rFonts w:asciiTheme="minorHAnsi" w:hAnsiTheme="minorHAnsi" w:cstheme="minorHAnsi"/>
                <w:b/>
                <w:iCs/>
                <w:sz w:val="20"/>
                <w:szCs w:val="20"/>
                <w:u w:val="single"/>
                <w:lang w:eastAsia="zh-CN" w:bidi="th-TH"/>
              </w:rPr>
              <w:t>Attachment C</w:t>
            </w:r>
            <w:r w:rsidRPr="004C6EAF">
              <w:rPr>
                <w:rFonts w:asciiTheme="minorHAnsi" w:hAnsiTheme="minorHAnsi" w:cstheme="minorHAnsi"/>
                <w:iCs/>
                <w:sz w:val="20"/>
                <w:szCs w:val="20"/>
                <w:lang w:eastAsia="zh-CN" w:bidi="th-TH"/>
              </w:rPr>
              <w:t xml:space="preserve"> will also need to be completed based on the pricing in </w:t>
            </w:r>
            <w:r w:rsidRPr="004C6EAF">
              <w:rPr>
                <w:rFonts w:asciiTheme="minorHAnsi" w:hAnsiTheme="minorHAnsi" w:cstheme="minorHAnsi"/>
                <w:b/>
                <w:iCs/>
                <w:sz w:val="20"/>
                <w:szCs w:val="20"/>
                <w:u w:val="single"/>
                <w:lang w:eastAsia="zh-CN" w:bidi="th-TH"/>
              </w:rPr>
              <w:t>Attachment B</w:t>
            </w:r>
            <w:r w:rsidRPr="004C6EAF">
              <w:rPr>
                <w:rFonts w:asciiTheme="minorHAnsi" w:hAnsiTheme="minorHAnsi" w:cstheme="minorHAnsi"/>
                <w:iCs/>
                <w:sz w:val="20"/>
                <w:szCs w:val="20"/>
                <w:lang w:eastAsia="zh-CN" w:bidi="th-TH"/>
              </w:rPr>
              <w:t>.</w:t>
            </w:r>
          </w:p>
          <w:p w14:paraId="46A0E60A" w14:textId="77777777" w:rsidR="00F927AE" w:rsidRPr="004C6EAF" w:rsidRDefault="00F927AE">
            <w:pPr>
              <w:pStyle w:val="PlainParagraph"/>
              <w:spacing w:after="0"/>
              <w:ind w:left="0"/>
              <w:rPr>
                <w:rFonts w:asciiTheme="minorHAnsi" w:hAnsiTheme="minorHAnsi" w:cstheme="minorHAnsi"/>
                <w:i/>
                <w:iCs/>
                <w:sz w:val="20"/>
                <w:szCs w:val="20"/>
                <w:lang w:eastAsia="zh-CN" w:bidi="th-TH"/>
              </w:rPr>
            </w:pPr>
          </w:p>
        </w:tc>
      </w:tr>
      <w:tr w:rsidR="00F927AE" w:rsidRPr="004C6EAF" w14:paraId="6DF474AA" w14:textId="77777777" w:rsidTr="1559729C">
        <w:trPr>
          <w:trHeight w:val="8068"/>
        </w:trPr>
        <w:tc>
          <w:tcPr>
            <w:tcW w:w="704" w:type="dxa"/>
            <w:shd w:val="clear" w:color="auto" w:fill="D7D8D8"/>
          </w:tcPr>
          <w:p w14:paraId="6882C091" w14:textId="77777777" w:rsidR="00F927AE" w:rsidRPr="004C6EAF" w:rsidRDefault="00F927AE">
            <w:pPr>
              <w:pStyle w:val="MEBasic1"/>
              <w:tabs>
                <w:tab w:val="left" w:pos="426"/>
              </w:tabs>
              <w:ind w:left="-25" w:right="34" w:firstLine="25"/>
              <w:rPr>
                <w:rFonts w:asciiTheme="minorHAnsi" w:hAnsiTheme="minorHAnsi" w:cstheme="minorHAnsi"/>
                <w:b/>
                <w:bCs/>
                <w:sz w:val="20"/>
                <w:szCs w:val="20"/>
              </w:rPr>
            </w:pPr>
          </w:p>
        </w:tc>
        <w:tc>
          <w:tcPr>
            <w:tcW w:w="1843" w:type="dxa"/>
            <w:shd w:val="clear" w:color="auto" w:fill="D7D8D8"/>
          </w:tcPr>
          <w:p w14:paraId="7B226B84" w14:textId="77777777" w:rsidR="00F927AE" w:rsidRPr="004C6EAF" w:rsidRDefault="00F927AE">
            <w:pPr>
              <w:rPr>
                <w:rFonts w:cstheme="minorHAnsi"/>
                <w:b/>
                <w:sz w:val="20"/>
                <w:szCs w:val="20"/>
              </w:rPr>
            </w:pPr>
            <w:r w:rsidRPr="004C6EAF">
              <w:rPr>
                <w:rFonts w:cstheme="minorHAnsi"/>
                <w:b/>
                <w:sz w:val="20"/>
                <w:szCs w:val="20"/>
              </w:rPr>
              <w:t>Travel</w:t>
            </w:r>
          </w:p>
        </w:tc>
        <w:tc>
          <w:tcPr>
            <w:tcW w:w="7229" w:type="dxa"/>
          </w:tcPr>
          <w:p w14:paraId="728395EB" w14:textId="77777777" w:rsidR="00F927AE" w:rsidRPr="004C6EAF" w:rsidRDefault="00F927AE">
            <w:pPr>
              <w:pStyle w:val="PlainParagraph"/>
              <w:spacing w:before="0" w:after="0"/>
              <w:ind w:left="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Where Panel Members are required to travel on behalf of the department, the following travel payments and processes will apply.</w:t>
            </w:r>
          </w:p>
          <w:p w14:paraId="3D1B5906" w14:textId="77777777" w:rsidR="00F927AE" w:rsidRPr="004C6EAF" w:rsidRDefault="00F927AE">
            <w:pPr>
              <w:pStyle w:val="PlainParagraph"/>
              <w:spacing w:after="0"/>
              <w:ind w:left="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All travel costs should be included in the overall project budget and quoted response.</w:t>
            </w:r>
          </w:p>
          <w:p w14:paraId="5D33105F" w14:textId="77777777" w:rsidR="00F927AE" w:rsidRPr="004C6EAF" w:rsidRDefault="00F927AE">
            <w:pPr>
              <w:pStyle w:val="PlainParagraph"/>
              <w:spacing w:after="0"/>
              <w:ind w:left="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All travel will</w:t>
            </w:r>
            <w:r>
              <w:rPr>
                <w:rFonts w:asciiTheme="minorHAnsi" w:hAnsiTheme="minorHAnsi" w:cstheme="minorHAnsi"/>
                <w:iCs/>
                <w:sz w:val="20"/>
                <w:szCs w:val="20"/>
                <w:lang w:eastAsia="zh-CN" w:bidi="th-TH"/>
              </w:rPr>
              <w:t xml:space="preserve"> be conducted in line with the d</w:t>
            </w:r>
            <w:r w:rsidRPr="004C6EAF">
              <w:rPr>
                <w:rFonts w:asciiTheme="minorHAnsi" w:hAnsiTheme="minorHAnsi" w:cstheme="minorHAnsi"/>
                <w:iCs/>
                <w:sz w:val="20"/>
                <w:szCs w:val="20"/>
                <w:lang w:eastAsia="zh-CN" w:bidi="th-TH"/>
              </w:rPr>
              <w:t>epartment’s travel policy for non-</w:t>
            </w:r>
            <w:r>
              <w:rPr>
                <w:rFonts w:asciiTheme="minorHAnsi" w:hAnsiTheme="minorHAnsi" w:cstheme="minorHAnsi"/>
                <w:iCs/>
                <w:sz w:val="20"/>
                <w:szCs w:val="20"/>
                <w:lang w:eastAsia="zh-CN" w:bidi="th-TH"/>
              </w:rPr>
              <w:t xml:space="preserve">SES </w:t>
            </w:r>
            <w:r w:rsidRPr="004C6EAF">
              <w:rPr>
                <w:rFonts w:asciiTheme="minorHAnsi" w:hAnsiTheme="minorHAnsi" w:cstheme="minorHAnsi"/>
                <w:iCs/>
                <w:sz w:val="20"/>
                <w:szCs w:val="20"/>
                <w:lang w:eastAsia="zh-CN" w:bidi="th-TH"/>
              </w:rPr>
              <w:t>employee travel</w:t>
            </w:r>
            <w:r>
              <w:rPr>
                <w:rFonts w:asciiTheme="minorHAnsi" w:hAnsiTheme="minorHAnsi" w:cstheme="minorHAnsi"/>
                <w:iCs/>
                <w:sz w:val="20"/>
                <w:szCs w:val="20"/>
                <w:lang w:eastAsia="zh-CN" w:bidi="th-TH"/>
              </w:rPr>
              <w:t>. T</w:t>
            </w:r>
            <w:r w:rsidRPr="004C6EAF">
              <w:rPr>
                <w:rFonts w:asciiTheme="minorHAnsi" w:hAnsiTheme="minorHAnsi" w:cstheme="minorHAnsi"/>
                <w:iCs/>
                <w:sz w:val="20"/>
                <w:szCs w:val="20"/>
                <w:lang w:eastAsia="zh-CN" w:bidi="th-TH"/>
              </w:rPr>
              <w:t>hat includes economy airfares only at the lowest practical airfare for the day and non-SES travel rates for all meals, accommodation and incidental expenses. Expenses outside the non-SES rates will not be paid and will be responsibility of the Panel Member. A copy of the relevant rates can be supplied on request.</w:t>
            </w:r>
          </w:p>
          <w:p w14:paraId="0B07FA83" w14:textId="77777777" w:rsidR="00F927AE" w:rsidRPr="004C6EAF" w:rsidRDefault="00F927AE">
            <w:pPr>
              <w:pStyle w:val="PlainParagraph"/>
              <w:spacing w:after="0"/>
              <w:ind w:left="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All approved travel is to be paid for up front by the Panel Member and reimbursement sought with a</w:t>
            </w:r>
            <w:r w:rsidRPr="001857CD">
              <w:rPr>
                <w:rFonts w:asciiTheme="minorHAnsi" w:hAnsiTheme="minorHAnsi" w:cstheme="minorHAnsi"/>
                <w:iCs/>
                <w:sz w:val="20"/>
                <w:szCs w:val="20"/>
                <w:lang w:eastAsia="zh-CN" w:bidi="th-TH"/>
              </w:rPr>
              <w:t xml:space="preserve"> </w:t>
            </w:r>
            <w:r w:rsidRPr="001857CD">
              <w:rPr>
                <w:rStyle w:val="Hyperlink"/>
                <w:rFonts w:asciiTheme="minorHAnsi" w:eastAsiaTheme="minorEastAsia" w:hAnsiTheme="minorHAnsi" w:cstheme="minorHAnsi"/>
                <w:iCs/>
                <w:sz w:val="20"/>
                <w:szCs w:val="20"/>
                <w:lang w:eastAsia="zh-CN" w:bidi="th-TH"/>
              </w:rPr>
              <w:t>correctly rendered tax invoice</w:t>
            </w:r>
            <w:r w:rsidRPr="004C6EAF">
              <w:rPr>
                <w:rFonts w:asciiTheme="minorHAnsi" w:hAnsiTheme="minorHAnsi" w:cstheme="minorHAnsi"/>
                <w:iCs/>
                <w:sz w:val="20"/>
                <w:szCs w:val="20"/>
                <w:lang w:eastAsia="zh-CN" w:bidi="th-TH"/>
              </w:rPr>
              <w:t xml:space="preserve"> and supporting receipts for all items claimed.</w:t>
            </w:r>
          </w:p>
          <w:p w14:paraId="4C221994" w14:textId="77777777" w:rsidR="00F927AE" w:rsidRPr="004C6EAF" w:rsidRDefault="00F927AE">
            <w:pPr>
              <w:pStyle w:val="PlainParagraph"/>
              <w:spacing w:after="0"/>
              <w:ind w:left="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The following will not be reimbursed:</w:t>
            </w:r>
          </w:p>
          <w:p w14:paraId="533C2020" w14:textId="65757F6F" w:rsidR="00F927AE" w:rsidRPr="004C6EAF" w:rsidRDefault="00F927AE">
            <w:pPr>
              <w:pStyle w:val="PlainParagraph"/>
              <w:numPr>
                <w:ilvl w:val="0"/>
                <w:numId w:val="18"/>
              </w:numPr>
              <w:spacing w:before="0" w:after="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Non-</w:t>
            </w:r>
            <w:r w:rsidR="0051210B" w:rsidRPr="004C6EAF">
              <w:rPr>
                <w:rFonts w:asciiTheme="minorHAnsi" w:hAnsiTheme="minorHAnsi" w:cstheme="minorHAnsi"/>
                <w:iCs/>
                <w:sz w:val="20"/>
                <w:szCs w:val="20"/>
                <w:lang w:eastAsia="zh-CN" w:bidi="th-TH"/>
              </w:rPr>
              <w:t>business-related</w:t>
            </w:r>
            <w:r w:rsidRPr="004C6EAF">
              <w:rPr>
                <w:rFonts w:asciiTheme="minorHAnsi" w:hAnsiTheme="minorHAnsi" w:cstheme="minorHAnsi"/>
                <w:iCs/>
                <w:sz w:val="20"/>
                <w:szCs w:val="20"/>
                <w:lang w:eastAsia="zh-CN" w:bidi="th-TH"/>
              </w:rPr>
              <w:t xml:space="preserve"> items (such as personal phone calls, mini-bar expenses, laundry costs)</w:t>
            </w:r>
          </w:p>
          <w:p w14:paraId="44A951E7" w14:textId="77777777" w:rsidR="00F927AE" w:rsidRPr="004C6EAF" w:rsidRDefault="00F927AE">
            <w:pPr>
              <w:pStyle w:val="PlainParagraph"/>
              <w:numPr>
                <w:ilvl w:val="0"/>
                <w:numId w:val="18"/>
              </w:numPr>
              <w:spacing w:before="0" w:after="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Accommodation costs that have been met by another person or entity</w:t>
            </w:r>
          </w:p>
          <w:p w14:paraId="2EB7E270" w14:textId="77777777" w:rsidR="00F927AE" w:rsidRPr="004C6EAF" w:rsidRDefault="00F927AE">
            <w:pPr>
              <w:pStyle w:val="PlainParagraph"/>
              <w:numPr>
                <w:ilvl w:val="0"/>
                <w:numId w:val="18"/>
              </w:numPr>
              <w:spacing w:before="0" w:after="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Meal costs:</w:t>
            </w:r>
          </w:p>
          <w:p w14:paraId="5F769C28" w14:textId="77777777" w:rsidR="00F927AE" w:rsidRPr="004C6EAF" w:rsidRDefault="00F927AE">
            <w:pPr>
              <w:pStyle w:val="PlainParagraph"/>
              <w:numPr>
                <w:ilvl w:val="1"/>
                <w:numId w:val="18"/>
              </w:numPr>
              <w:spacing w:before="0" w:after="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Where meals are provided at an event being attended</w:t>
            </w:r>
          </w:p>
          <w:p w14:paraId="64519095" w14:textId="77777777" w:rsidR="00F927AE" w:rsidRPr="004C6EAF" w:rsidRDefault="00F927AE">
            <w:pPr>
              <w:pStyle w:val="PlainParagraph"/>
              <w:numPr>
                <w:ilvl w:val="1"/>
                <w:numId w:val="18"/>
              </w:numPr>
              <w:spacing w:before="0" w:after="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That have been met by another person or entity</w:t>
            </w:r>
          </w:p>
          <w:p w14:paraId="28248D1B" w14:textId="77777777" w:rsidR="00F927AE" w:rsidRPr="004C6EAF" w:rsidRDefault="00F927AE">
            <w:pPr>
              <w:pStyle w:val="PlainParagraph"/>
              <w:numPr>
                <w:ilvl w:val="1"/>
                <w:numId w:val="18"/>
              </w:numPr>
              <w:spacing w:before="0" w:after="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Where accommodation or travel costs include meals, (even if the meals are sourced elsewhere due to personal preference)</w:t>
            </w:r>
          </w:p>
          <w:p w14:paraId="1D460AA5" w14:textId="77777777" w:rsidR="00F927AE" w:rsidRPr="004C6EAF" w:rsidRDefault="00F927AE">
            <w:pPr>
              <w:pStyle w:val="PlainParagraph"/>
              <w:numPr>
                <w:ilvl w:val="1"/>
                <w:numId w:val="18"/>
              </w:numPr>
              <w:spacing w:before="0" w:after="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Alcoholic beverages of any type</w:t>
            </w:r>
          </w:p>
          <w:p w14:paraId="23131A82" w14:textId="77777777" w:rsidR="00F927AE" w:rsidRPr="004C6EAF" w:rsidRDefault="00F927AE">
            <w:pPr>
              <w:pStyle w:val="PlainParagraph"/>
              <w:numPr>
                <w:ilvl w:val="0"/>
                <w:numId w:val="18"/>
              </w:numPr>
              <w:spacing w:before="0" w:after="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Airport lounge membership or passes</w:t>
            </w:r>
          </w:p>
          <w:p w14:paraId="2EECBA67" w14:textId="77777777" w:rsidR="00F927AE" w:rsidRPr="004C6EAF" w:rsidRDefault="00F927AE">
            <w:pPr>
              <w:pStyle w:val="PlainParagraph"/>
              <w:numPr>
                <w:ilvl w:val="0"/>
                <w:numId w:val="18"/>
              </w:numPr>
              <w:spacing w:before="0" w:after="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Excess baggage, unless specifically approved by the department</w:t>
            </w:r>
          </w:p>
          <w:p w14:paraId="4AB7DEB4" w14:textId="77777777" w:rsidR="00F927AE" w:rsidRPr="004C6EAF" w:rsidRDefault="00F927AE">
            <w:pPr>
              <w:pStyle w:val="PlainParagraph"/>
              <w:numPr>
                <w:ilvl w:val="0"/>
                <w:numId w:val="18"/>
              </w:numPr>
              <w:spacing w:before="0" w:after="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Accompanied travel</w:t>
            </w:r>
          </w:p>
          <w:p w14:paraId="0AE77EB4" w14:textId="77777777" w:rsidR="00F927AE" w:rsidRPr="004C6EAF" w:rsidRDefault="00F927AE">
            <w:pPr>
              <w:pStyle w:val="PlainParagraph"/>
              <w:numPr>
                <w:ilvl w:val="0"/>
                <w:numId w:val="18"/>
              </w:numPr>
              <w:spacing w:before="0" w:after="0"/>
              <w:rPr>
                <w:rFonts w:asciiTheme="minorHAnsi" w:hAnsiTheme="minorHAnsi" w:cstheme="minorHAnsi"/>
                <w:iCs/>
                <w:sz w:val="20"/>
                <w:szCs w:val="20"/>
                <w:lang w:eastAsia="zh-CN" w:bidi="th-TH"/>
              </w:rPr>
            </w:pPr>
            <w:r w:rsidRPr="004C6EAF">
              <w:rPr>
                <w:rFonts w:asciiTheme="minorHAnsi" w:hAnsiTheme="minorHAnsi" w:cstheme="minorHAnsi"/>
                <w:iCs/>
                <w:sz w:val="20"/>
                <w:szCs w:val="20"/>
                <w:lang w:eastAsia="zh-CN" w:bidi="th-TH"/>
              </w:rPr>
              <w:t xml:space="preserve">Compensation for non-commercial accommodation such as staying with a family member or friend. </w:t>
            </w:r>
          </w:p>
        </w:tc>
      </w:tr>
      <w:tr w:rsidR="00F927AE" w:rsidRPr="004C6EAF" w14:paraId="0CF4690B" w14:textId="77777777" w:rsidTr="1559729C">
        <w:tc>
          <w:tcPr>
            <w:tcW w:w="704" w:type="dxa"/>
            <w:shd w:val="clear" w:color="auto" w:fill="D7D8D8"/>
          </w:tcPr>
          <w:p w14:paraId="562C7D37" w14:textId="77777777" w:rsidR="00F927AE" w:rsidRPr="004C6EAF" w:rsidRDefault="00F927AE">
            <w:pPr>
              <w:pStyle w:val="MEBasic1"/>
              <w:tabs>
                <w:tab w:val="left" w:pos="426"/>
              </w:tabs>
              <w:ind w:left="-25" w:right="34" w:firstLine="25"/>
              <w:rPr>
                <w:rFonts w:asciiTheme="minorHAnsi" w:hAnsiTheme="minorHAnsi" w:cstheme="minorHAnsi"/>
                <w:b/>
                <w:bCs/>
                <w:sz w:val="20"/>
                <w:szCs w:val="20"/>
              </w:rPr>
            </w:pPr>
          </w:p>
        </w:tc>
        <w:tc>
          <w:tcPr>
            <w:tcW w:w="1843" w:type="dxa"/>
            <w:shd w:val="clear" w:color="auto" w:fill="D7D8D8"/>
          </w:tcPr>
          <w:p w14:paraId="03CC90B5" w14:textId="77777777" w:rsidR="00F927AE" w:rsidRPr="004C6EAF" w:rsidRDefault="00F927AE">
            <w:pPr>
              <w:rPr>
                <w:rFonts w:cstheme="minorHAnsi"/>
                <w:b/>
                <w:sz w:val="20"/>
                <w:szCs w:val="20"/>
              </w:rPr>
            </w:pPr>
            <w:r w:rsidRPr="004C6EAF">
              <w:rPr>
                <w:rFonts w:cstheme="minorHAnsi"/>
                <w:b/>
                <w:sz w:val="20"/>
                <w:szCs w:val="20"/>
              </w:rPr>
              <w:t>Other requirements</w:t>
            </w:r>
          </w:p>
          <w:p w14:paraId="59D82E8B" w14:textId="77777777" w:rsidR="00F927AE" w:rsidRPr="004C6EAF" w:rsidRDefault="00F927AE">
            <w:pPr>
              <w:rPr>
                <w:rFonts w:cstheme="minorHAnsi"/>
                <w:b/>
                <w:sz w:val="20"/>
                <w:szCs w:val="20"/>
              </w:rPr>
            </w:pPr>
          </w:p>
        </w:tc>
        <w:tc>
          <w:tcPr>
            <w:tcW w:w="7229" w:type="dxa"/>
          </w:tcPr>
          <w:p w14:paraId="557E6C94" w14:textId="77777777" w:rsidR="00F927AE" w:rsidRPr="004C6EAF" w:rsidRDefault="00F927AE">
            <w:pPr>
              <w:pStyle w:val="MELegal3"/>
              <w:numPr>
                <w:ilvl w:val="0"/>
                <w:numId w:val="0"/>
              </w:numPr>
              <w:spacing w:line="280" w:lineRule="exact"/>
              <w:outlineLvl w:val="9"/>
              <w:rPr>
                <w:rFonts w:asciiTheme="minorHAnsi" w:hAnsiTheme="minorHAnsi" w:cstheme="minorHAnsi"/>
                <w:b/>
                <w:iCs/>
                <w:sz w:val="20"/>
                <w:szCs w:val="20"/>
              </w:rPr>
            </w:pPr>
            <w:r w:rsidRPr="004C6EAF">
              <w:rPr>
                <w:rFonts w:asciiTheme="minorHAnsi" w:hAnsiTheme="minorHAnsi" w:cstheme="minorHAnsi"/>
                <w:b/>
                <w:iCs/>
                <w:sz w:val="20"/>
                <w:szCs w:val="20"/>
              </w:rPr>
              <w:t>Location/s</w:t>
            </w:r>
          </w:p>
          <w:p w14:paraId="6E183AB0" w14:textId="60B9C4F8" w:rsidR="00F927AE" w:rsidRPr="004C6EAF" w:rsidRDefault="00F927AE">
            <w:pPr>
              <w:pStyle w:val="MELegal3"/>
              <w:numPr>
                <w:ilvl w:val="0"/>
                <w:numId w:val="0"/>
              </w:numPr>
              <w:spacing w:line="280" w:lineRule="exact"/>
              <w:outlineLvl w:val="9"/>
              <w:rPr>
                <w:rFonts w:asciiTheme="minorHAnsi" w:hAnsiTheme="minorHAnsi" w:cstheme="minorHAnsi"/>
                <w:b/>
                <w:iCs/>
                <w:sz w:val="20"/>
                <w:szCs w:val="20"/>
              </w:rPr>
            </w:pPr>
            <w:commentRangeStart w:id="292"/>
            <w:del w:id="293" w:author="LEOW,Mei" w:date="2026-01-29T11:25:00Z" w16du:dateUtc="2026-01-29T00:25:00Z">
              <w:r w:rsidRPr="004C6EAF" w:rsidDel="00A806A9">
                <w:rPr>
                  <w:rFonts w:asciiTheme="minorHAnsi" w:hAnsiTheme="minorHAnsi" w:cstheme="minorHAnsi"/>
                  <w:iCs/>
                  <w:sz w:val="20"/>
                  <w:szCs w:val="20"/>
                  <w:highlight w:val="yellow"/>
                </w:rPr>
                <w:delText>[insert location/s</w:delText>
              </w:r>
              <w:r w:rsidDel="00A806A9">
                <w:rPr>
                  <w:rFonts w:asciiTheme="minorHAnsi" w:hAnsiTheme="minorHAnsi" w:cstheme="minorHAnsi"/>
                  <w:iCs/>
                  <w:sz w:val="20"/>
                  <w:szCs w:val="20"/>
                  <w:highlight w:val="yellow"/>
                </w:rPr>
                <w:delText xml:space="preserve"> where the services will be undertaken/delivered</w:delText>
              </w:r>
              <w:r w:rsidRPr="004C6EAF" w:rsidDel="00A806A9">
                <w:rPr>
                  <w:rFonts w:asciiTheme="minorHAnsi" w:hAnsiTheme="minorHAnsi" w:cstheme="minorHAnsi"/>
                  <w:iCs/>
                  <w:sz w:val="20"/>
                  <w:szCs w:val="20"/>
                  <w:highlight w:val="yellow"/>
                </w:rPr>
                <w:delText>]</w:delText>
              </w:r>
            </w:del>
            <w:ins w:id="294" w:author="LEOW,Mei" w:date="2026-01-29T11:25:00Z" w16du:dateUtc="2026-01-29T00:25:00Z">
              <w:r w:rsidR="00A806A9">
                <w:rPr>
                  <w:rFonts w:asciiTheme="minorHAnsi" w:hAnsiTheme="minorHAnsi" w:cstheme="minorHAnsi"/>
                  <w:iCs/>
                  <w:sz w:val="20"/>
                  <w:szCs w:val="20"/>
                </w:rPr>
                <w:t>Online.</w:t>
              </w:r>
            </w:ins>
            <w:commentRangeEnd w:id="292"/>
            <w:ins w:id="295" w:author="LEOW,Mei" w:date="2026-01-29T11:29:00Z" w16du:dateUtc="2026-01-29T00:29:00Z">
              <w:r w:rsidR="006033BC" w:rsidRPr="004C6EAF">
                <w:rPr>
                  <w:rStyle w:val="CommentReference"/>
                  <w:rFonts w:asciiTheme="minorHAnsi" w:hAnsiTheme="minorHAnsi" w:cstheme="minorHAnsi"/>
                  <w:b/>
                  <w:iCs/>
                  <w:sz w:val="20"/>
                  <w:szCs w:val="20"/>
                </w:rPr>
                <w:commentReference w:id="292"/>
              </w:r>
            </w:ins>
          </w:p>
          <w:p w14:paraId="3290525F" w14:textId="6921E8C6" w:rsidR="00F927AE" w:rsidRDefault="00F927AE">
            <w:pPr>
              <w:pStyle w:val="MELegal3"/>
              <w:numPr>
                <w:ilvl w:val="0"/>
                <w:numId w:val="0"/>
              </w:numPr>
              <w:spacing w:line="280" w:lineRule="exact"/>
              <w:outlineLvl w:val="9"/>
              <w:rPr>
                <w:rFonts w:asciiTheme="minorHAnsi" w:hAnsiTheme="minorHAnsi" w:cstheme="minorHAnsi"/>
                <w:b/>
                <w:iCs/>
                <w:sz w:val="20"/>
                <w:szCs w:val="20"/>
              </w:rPr>
            </w:pPr>
            <w:r w:rsidRPr="004C6EAF">
              <w:rPr>
                <w:rFonts w:asciiTheme="minorHAnsi" w:hAnsiTheme="minorHAnsi" w:cstheme="minorHAnsi"/>
                <w:b/>
                <w:iCs/>
                <w:sz w:val="20"/>
                <w:szCs w:val="20"/>
              </w:rPr>
              <w:t>Special Conditions</w:t>
            </w:r>
          </w:p>
          <w:p w14:paraId="65B4D7A8" w14:textId="0DC5ADDB" w:rsidR="00F927AE" w:rsidRPr="004C6EAF" w:rsidRDefault="00F927AE">
            <w:pPr>
              <w:pStyle w:val="MELegal3"/>
              <w:numPr>
                <w:ilvl w:val="0"/>
                <w:numId w:val="0"/>
              </w:numPr>
              <w:spacing w:line="280" w:lineRule="exact"/>
              <w:outlineLvl w:val="9"/>
              <w:rPr>
                <w:rFonts w:asciiTheme="minorHAnsi" w:hAnsiTheme="minorHAnsi" w:cstheme="minorHAnsi"/>
                <w:iCs/>
                <w:sz w:val="20"/>
                <w:szCs w:val="20"/>
              </w:rPr>
            </w:pPr>
            <w:del w:id="296" w:author="LEOW,Mei" w:date="2026-01-29T11:30:00Z" w16du:dateUtc="2026-01-29T00:30:00Z">
              <w:r w:rsidRPr="004C6EAF" w:rsidDel="00CD3ED7">
                <w:rPr>
                  <w:rFonts w:asciiTheme="minorHAnsi" w:hAnsiTheme="minorHAnsi" w:cstheme="minorHAnsi"/>
                  <w:iCs/>
                  <w:sz w:val="20"/>
                  <w:szCs w:val="20"/>
                  <w:highlight w:val="yellow"/>
                </w:rPr>
                <w:delText xml:space="preserve">Note here any special conditions for the project not covered off in the Deed of Standing Offer or put </w:delText>
              </w:r>
              <w:r w:rsidDel="00CD3ED7">
                <w:rPr>
                  <w:rFonts w:asciiTheme="minorHAnsi" w:hAnsiTheme="minorHAnsi" w:cstheme="minorHAnsi"/>
                  <w:iCs/>
                  <w:sz w:val="20"/>
                  <w:szCs w:val="20"/>
                  <w:highlight w:val="yellow"/>
                </w:rPr>
                <w:delText>‘</w:delText>
              </w:r>
              <w:r w:rsidRPr="004C6EAF" w:rsidDel="00CD3ED7">
                <w:rPr>
                  <w:rFonts w:asciiTheme="minorHAnsi" w:hAnsiTheme="minorHAnsi" w:cstheme="minorHAnsi"/>
                  <w:iCs/>
                  <w:sz w:val="20"/>
                  <w:szCs w:val="20"/>
                  <w:highlight w:val="yellow"/>
                </w:rPr>
                <w:delText>Not Applicable</w:delText>
              </w:r>
              <w:r w:rsidDel="00CD3ED7">
                <w:rPr>
                  <w:rFonts w:asciiTheme="minorHAnsi" w:hAnsiTheme="minorHAnsi" w:cstheme="minorHAnsi"/>
                  <w:iCs/>
                  <w:sz w:val="20"/>
                  <w:szCs w:val="20"/>
                </w:rPr>
                <w:delText>’</w:delText>
              </w:r>
              <w:r w:rsidRPr="004C6EAF" w:rsidDel="00CD3ED7">
                <w:rPr>
                  <w:rFonts w:asciiTheme="minorHAnsi" w:hAnsiTheme="minorHAnsi" w:cstheme="minorHAnsi"/>
                  <w:iCs/>
                  <w:sz w:val="20"/>
                  <w:szCs w:val="20"/>
                </w:rPr>
                <w:delText>.</w:delText>
              </w:r>
            </w:del>
            <w:ins w:id="297" w:author="LEOW,Mei" w:date="2026-01-29T11:30:00Z" w16du:dateUtc="2026-01-29T00:30:00Z">
              <w:r w:rsidR="00CD3ED7">
                <w:rPr>
                  <w:rFonts w:asciiTheme="minorHAnsi" w:hAnsiTheme="minorHAnsi" w:cstheme="minorHAnsi"/>
                  <w:iCs/>
                  <w:sz w:val="20"/>
                  <w:szCs w:val="20"/>
                </w:rPr>
                <w:t>Not applicable.</w:t>
              </w:r>
            </w:ins>
          </w:p>
          <w:p w14:paraId="65C23D5E" w14:textId="77777777" w:rsidR="00F927AE" w:rsidRPr="004C6EAF" w:rsidRDefault="00F927AE">
            <w:pPr>
              <w:pStyle w:val="MELegal3"/>
              <w:numPr>
                <w:ilvl w:val="0"/>
                <w:numId w:val="0"/>
              </w:numPr>
              <w:spacing w:line="280" w:lineRule="exact"/>
              <w:outlineLvl w:val="9"/>
              <w:rPr>
                <w:rFonts w:asciiTheme="minorHAnsi" w:hAnsiTheme="minorHAnsi" w:cstheme="minorHAnsi"/>
                <w:b/>
                <w:iCs/>
                <w:sz w:val="20"/>
                <w:szCs w:val="20"/>
              </w:rPr>
            </w:pPr>
            <w:r w:rsidRPr="004C6EAF">
              <w:rPr>
                <w:rFonts w:asciiTheme="minorHAnsi" w:hAnsiTheme="minorHAnsi" w:cstheme="minorHAnsi"/>
                <w:b/>
                <w:iCs/>
                <w:sz w:val="20"/>
                <w:szCs w:val="20"/>
              </w:rPr>
              <w:t>Security Clearance Requirements</w:t>
            </w:r>
          </w:p>
          <w:p w14:paraId="7E4D285B" w14:textId="4E0FF4B5" w:rsidR="005200E5" w:rsidRDefault="00F927AE">
            <w:pPr>
              <w:pStyle w:val="MELegal3"/>
              <w:numPr>
                <w:ilvl w:val="0"/>
                <w:numId w:val="0"/>
              </w:numPr>
              <w:spacing w:line="280" w:lineRule="exact"/>
              <w:outlineLvl w:val="9"/>
              <w:rPr>
                <w:rFonts w:asciiTheme="minorHAnsi" w:hAnsiTheme="minorHAnsi" w:cstheme="minorHAnsi"/>
                <w:iCs/>
                <w:sz w:val="20"/>
                <w:szCs w:val="20"/>
              </w:rPr>
            </w:pPr>
            <w:del w:id="298" w:author="LEOW,Mei" w:date="2026-01-29T11:30:00Z" w16du:dateUtc="2026-01-29T00:30:00Z">
              <w:r w:rsidRPr="004C6EAF" w:rsidDel="00CD3ED7">
                <w:rPr>
                  <w:rFonts w:asciiTheme="minorHAnsi" w:hAnsiTheme="minorHAnsi" w:cstheme="minorHAnsi"/>
                  <w:iCs/>
                  <w:sz w:val="20"/>
                  <w:szCs w:val="20"/>
                  <w:highlight w:val="yellow"/>
                </w:rPr>
                <w:delText>Note any required security clearance requirements or put As per the Deed of Standing Offer</w:delText>
              </w:r>
              <w:r w:rsidRPr="004C6EAF" w:rsidDel="00CD3ED7">
                <w:rPr>
                  <w:rFonts w:asciiTheme="minorHAnsi" w:hAnsiTheme="minorHAnsi" w:cstheme="minorHAnsi"/>
                  <w:iCs/>
                  <w:sz w:val="20"/>
                  <w:szCs w:val="20"/>
                </w:rPr>
                <w:delText>.</w:delText>
              </w:r>
            </w:del>
            <w:ins w:id="299" w:author="LEOW,Mei" w:date="2026-01-29T11:30:00Z" w16du:dateUtc="2026-01-29T00:30:00Z">
              <w:r w:rsidR="00CD3ED7">
                <w:rPr>
                  <w:rFonts w:asciiTheme="minorHAnsi" w:hAnsiTheme="minorHAnsi" w:cstheme="minorHAnsi"/>
                  <w:iCs/>
                  <w:sz w:val="20"/>
                  <w:szCs w:val="20"/>
                </w:rPr>
                <w:t>Not applicable.</w:t>
              </w:r>
            </w:ins>
          </w:p>
          <w:p w14:paraId="459595D6" w14:textId="79A306EA" w:rsidR="00F927AE" w:rsidRPr="004C6EAF" w:rsidRDefault="00F927AE">
            <w:pPr>
              <w:pStyle w:val="MELegal3"/>
              <w:numPr>
                <w:ilvl w:val="0"/>
                <w:numId w:val="0"/>
              </w:numPr>
              <w:spacing w:line="280" w:lineRule="exact"/>
              <w:outlineLvl w:val="9"/>
              <w:rPr>
                <w:rFonts w:asciiTheme="minorHAnsi" w:hAnsiTheme="minorHAnsi" w:cstheme="minorHAnsi"/>
                <w:b/>
                <w:iCs/>
                <w:sz w:val="20"/>
                <w:szCs w:val="20"/>
              </w:rPr>
            </w:pPr>
            <w:r w:rsidRPr="004C6EAF">
              <w:rPr>
                <w:rFonts w:asciiTheme="minorHAnsi" w:hAnsiTheme="minorHAnsi" w:cstheme="minorHAnsi"/>
                <w:b/>
                <w:iCs/>
                <w:sz w:val="20"/>
                <w:szCs w:val="20"/>
              </w:rPr>
              <w:t>Data Security</w:t>
            </w:r>
          </w:p>
          <w:p w14:paraId="16A21760" w14:textId="77777777" w:rsidR="00F927AE" w:rsidRPr="004C6EAF" w:rsidRDefault="00F927AE">
            <w:pPr>
              <w:pStyle w:val="MELegal3"/>
              <w:numPr>
                <w:ilvl w:val="0"/>
                <w:numId w:val="0"/>
              </w:numPr>
              <w:spacing w:line="280" w:lineRule="exact"/>
              <w:outlineLvl w:val="9"/>
              <w:rPr>
                <w:rFonts w:asciiTheme="minorHAnsi" w:hAnsiTheme="minorHAnsi" w:cstheme="minorHAnsi"/>
                <w:b/>
                <w:iCs/>
                <w:sz w:val="20"/>
                <w:szCs w:val="20"/>
              </w:rPr>
            </w:pPr>
            <w:r w:rsidRPr="004C6EAF">
              <w:rPr>
                <w:rFonts w:asciiTheme="minorHAnsi" w:hAnsiTheme="minorHAnsi" w:cstheme="minorHAnsi"/>
                <w:sz w:val="20"/>
                <w:szCs w:val="20"/>
              </w:rPr>
              <w:t>Agency Data must be used strictly in accordance with any conditions or restrictions specified in Item 7 of Schedule 4: Contract Supply Terms of the Deed and any direction by the department.</w:t>
            </w:r>
          </w:p>
          <w:p w14:paraId="63676F2D" w14:textId="77777777" w:rsidR="00F927AE" w:rsidRPr="004C6EAF" w:rsidRDefault="00F927AE">
            <w:pPr>
              <w:pStyle w:val="MELegal3"/>
              <w:numPr>
                <w:ilvl w:val="0"/>
                <w:numId w:val="0"/>
              </w:numPr>
              <w:spacing w:line="280" w:lineRule="exact"/>
              <w:outlineLvl w:val="9"/>
              <w:rPr>
                <w:rFonts w:asciiTheme="minorHAnsi" w:hAnsiTheme="minorHAnsi" w:cstheme="minorHAnsi"/>
                <w:b/>
                <w:iCs/>
                <w:sz w:val="20"/>
                <w:szCs w:val="20"/>
              </w:rPr>
            </w:pPr>
            <w:r w:rsidRPr="004C6EAF">
              <w:rPr>
                <w:rFonts w:asciiTheme="minorHAnsi" w:hAnsiTheme="minorHAnsi" w:cstheme="minorHAnsi"/>
                <w:b/>
                <w:iCs/>
                <w:sz w:val="20"/>
                <w:szCs w:val="20"/>
              </w:rPr>
              <w:t>Confidential Information</w:t>
            </w:r>
          </w:p>
          <w:p w14:paraId="1220FF1F" w14:textId="44E9124B" w:rsidR="00F927AE" w:rsidRPr="004C6EAF" w:rsidRDefault="00F927AE">
            <w:pPr>
              <w:pStyle w:val="MELegal3"/>
              <w:numPr>
                <w:ilvl w:val="0"/>
                <w:numId w:val="0"/>
              </w:numPr>
              <w:spacing w:line="280" w:lineRule="exact"/>
              <w:outlineLvl w:val="9"/>
              <w:rPr>
                <w:rFonts w:asciiTheme="minorHAnsi" w:hAnsiTheme="minorHAnsi" w:cstheme="minorHAnsi"/>
                <w:iCs/>
                <w:sz w:val="20"/>
                <w:szCs w:val="20"/>
              </w:rPr>
            </w:pPr>
            <w:r w:rsidRPr="004C6EAF">
              <w:rPr>
                <w:rFonts w:asciiTheme="minorHAnsi" w:hAnsiTheme="minorHAnsi" w:cstheme="minorHAnsi"/>
                <w:iCs/>
                <w:sz w:val="20"/>
                <w:szCs w:val="20"/>
              </w:rPr>
              <w:t>The department’s confidential information is listed under Item 5 of Schedule 1 of the Deed.</w:t>
            </w:r>
            <w:del w:id="300" w:author="LEOW,Mei" w:date="2026-01-29T11:36:00Z" w16du:dateUtc="2026-01-29T00:36:00Z">
              <w:r w:rsidDel="00396D4F">
                <w:rPr>
                  <w:rFonts w:asciiTheme="minorHAnsi" w:hAnsiTheme="minorHAnsi" w:cstheme="minorHAnsi"/>
                  <w:iCs/>
                  <w:sz w:val="20"/>
                  <w:szCs w:val="20"/>
                </w:rPr>
                <w:delText xml:space="preserve"> </w:delText>
              </w:r>
              <w:r w:rsidRPr="0052341D" w:rsidDel="00396D4F">
                <w:rPr>
                  <w:rFonts w:asciiTheme="minorHAnsi" w:hAnsiTheme="minorHAnsi" w:cstheme="minorHAnsi"/>
                  <w:iCs/>
                  <w:sz w:val="20"/>
                  <w:szCs w:val="20"/>
                  <w:highlight w:val="yellow"/>
                </w:rPr>
                <w:delText>[Add here any other confidential information related to this project that is not covered by the Deed]</w:delText>
              </w:r>
            </w:del>
          </w:p>
          <w:p w14:paraId="16E7FFB6" w14:textId="77777777" w:rsidR="00F927AE" w:rsidRPr="004C6EAF" w:rsidRDefault="00F927AE">
            <w:pPr>
              <w:pStyle w:val="MELegal3"/>
              <w:numPr>
                <w:ilvl w:val="0"/>
                <w:numId w:val="0"/>
              </w:numPr>
              <w:spacing w:line="280" w:lineRule="exact"/>
              <w:outlineLvl w:val="9"/>
              <w:rPr>
                <w:rFonts w:asciiTheme="minorHAnsi" w:hAnsiTheme="minorHAnsi" w:cstheme="minorHAnsi"/>
                <w:iCs/>
                <w:sz w:val="20"/>
                <w:szCs w:val="20"/>
              </w:rPr>
            </w:pPr>
            <w:r w:rsidRPr="004C6EAF">
              <w:rPr>
                <w:rFonts w:asciiTheme="minorHAnsi" w:hAnsiTheme="minorHAnsi" w:cstheme="minorHAnsi"/>
                <w:iCs/>
                <w:sz w:val="20"/>
                <w:szCs w:val="20"/>
              </w:rPr>
              <w:t xml:space="preserve">If the Panel Member has information specific to the delivery of the services being offered in relation to this project that are different to those listed in Item 5 of Schedule 1 of the Deed, these are to be listed under ‘Other requirements’ in </w:t>
            </w:r>
            <w:r w:rsidRPr="004C6EAF">
              <w:rPr>
                <w:rFonts w:asciiTheme="minorHAnsi" w:hAnsiTheme="minorHAnsi" w:cstheme="minorHAnsi"/>
                <w:b/>
                <w:iCs/>
                <w:sz w:val="20"/>
                <w:szCs w:val="20"/>
              </w:rPr>
              <w:t>Attachment A.</w:t>
            </w:r>
          </w:p>
          <w:p w14:paraId="5D49AC7A" w14:textId="77777777" w:rsidR="00F927AE" w:rsidRPr="004C6EAF" w:rsidRDefault="00F927AE">
            <w:pPr>
              <w:pStyle w:val="MELegal3"/>
              <w:numPr>
                <w:ilvl w:val="0"/>
                <w:numId w:val="0"/>
              </w:numPr>
              <w:spacing w:line="280" w:lineRule="exact"/>
              <w:outlineLvl w:val="9"/>
              <w:rPr>
                <w:rFonts w:asciiTheme="minorHAnsi" w:hAnsiTheme="minorHAnsi" w:cstheme="minorHAnsi"/>
                <w:b/>
                <w:iCs/>
                <w:sz w:val="20"/>
                <w:szCs w:val="20"/>
              </w:rPr>
            </w:pPr>
            <w:r w:rsidRPr="004C6EAF">
              <w:rPr>
                <w:rFonts w:asciiTheme="minorHAnsi" w:hAnsiTheme="minorHAnsi" w:cstheme="minorHAnsi"/>
                <w:b/>
                <w:iCs/>
                <w:sz w:val="20"/>
                <w:szCs w:val="20"/>
              </w:rPr>
              <w:t>Standard Form of Quotation</w:t>
            </w:r>
          </w:p>
          <w:p w14:paraId="6E6AA979" w14:textId="77777777" w:rsidR="00F927AE" w:rsidRPr="00C85492" w:rsidRDefault="00F927AE">
            <w:pPr>
              <w:pStyle w:val="MEBasic1"/>
              <w:numPr>
                <w:ilvl w:val="0"/>
                <w:numId w:val="0"/>
              </w:numPr>
              <w:rPr>
                <w:rFonts w:asciiTheme="minorHAnsi" w:hAnsiTheme="minorHAnsi" w:cstheme="minorHAnsi"/>
                <w:sz w:val="20"/>
                <w:szCs w:val="20"/>
              </w:rPr>
            </w:pPr>
            <w:r w:rsidRPr="004C6EAF">
              <w:rPr>
                <w:rFonts w:asciiTheme="minorHAnsi" w:hAnsiTheme="minorHAnsi" w:cstheme="minorHAnsi"/>
                <w:iCs/>
                <w:sz w:val="20"/>
                <w:szCs w:val="20"/>
              </w:rPr>
              <w:t xml:space="preserve">The Panel Member </w:t>
            </w:r>
            <w:r w:rsidRPr="004C6EAF">
              <w:rPr>
                <w:rFonts w:asciiTheme="minorHAnsi" w:hAnsiTheme="minorHAnsi" w:cstheme="minorHAnsi"/>
                <w:b/>
                <w:iCs/>
                <w:sz w:val="20"/>
                <w:szCs w:val="20"/>
              </w:rPr>
              <w:t>must</w:t>
            </w:r>
            <w:r w:rsidRPr="004C6EAF">
              <w:rPr>
                <w:rFonts w:asciiTheme="minorHAnsi" w:hAnsiTheme="minorHAnsi" w:cstheme="minorHAnsi"/>
                <w:iCs/>
                <w:sz w:val="20"/>
                <w:szCs w:val="20"/>
              </w:rPr>
              <w:t xml:space="preserve"> respond using the ‘Standard Form of Quotation’ (at </w:t>
            </w:r>
            <w:r w:rsidRPr="004C6EAF">
              <w:rPr>
                <w:rFonts w:asciiTheme="minorHAnsi" w:hAnsiTheme="minorHAnsi" w:cstheme="minorHAnsi"/>
                <w:b/>
                <w:iCs/>
                <w:sz w:val="20"/>
                <w:szCs w:val="20"/>
                <w:u w:val="single"/>
              </w:rPr>
              <w:t>Attachment A</w:t>
            </w:r>
            <w:r w:rsidRPr="004C6EAF">
              <w:rPr>
                <w:rFonts w:asciiTheme="minorHAnsi" w:hAnsiTheme="minorHAnsi" w:cstheme="minorHAnsi"/>
                <w:iCs/>
                <w:sz w:val="20"/>
                <w:szCs w:val="20"/>
              </w:rPr>
              <w:t xml:space="preserve">) and provide all the information as detailed. Responses that do not include all the information may be excluded from further consideration. In </w:t>
            </w:r>
            <w:r>
              <w:rPr>
                <w:rFonts w:asciiTheme="minorHAnsi" w:hAnsiTheme="minorHAnsi" w:cstheme="minorHAnsi"/>
                <w:sz w:val="20"/>
                <w:szCs w:val="20"/>
              </w:rPr>
              <w:t>preparing your response to this RFQ Panel Members should ensure they address the selection criteria listed in Item 6.</w:t>
            </w:r>
            <w:r w:rsidRPr="004C6EAF">
              <w:rPr>
                <w:rFonts w:asciiTheme="minorHAnsi" w:hAnsiTheme="minorHAnsi" w:cstheme="minorHAnsi"/>
                <w:sz w:val="20"/>
                <w:szCs w:val="20"/>
              </w:rPr>
              <w:t xml:space="preserve"> </w:t>
            </w:r>
          </w:p>
        </w:tc>
      </w:tr>
      <w:tr w:rsidR="00F927AE" w:rsidRPr="004C6EAF" w14:paraId="4664917D" w14:textId="77777777" w:rsidTr="1559729C">
        <w:tc>
          <w:tcPr>
            <w:tcW w:w="704" w:type="dxa"/>
            <w:shd w:val="clear" w:color="auto" w:fill="D7D8D8"/>
          </w:tcPr>
          <w:p w14:paraId="176E75A2" w14:textId="77777777" w:rsidR="00F927AE" w:rsidRPr="004C6EAF" w:rsidRDefault="00F927AE">
            <w:pPr>
              <w:pStyle w:val="MEBasic1"/>
              <w:tabs>
                <w:tab w:val="left" w:pos="426"/>
              </w:tabs>
              <w:ind w:left="-25" w:right="34" w:firstLine="25"/>
              <w:rPr>
                <w:rFonts w:asciiTheme="minorHAnsi" w:hAnsiTheme="minorHAnsi" w:cstheme="minorHAnsi"/>
                <w:b/>
                <w:bCs/>
                <w:sz w:val="20"/>
                <w:szCs w:val="20"/>
              </w:rPr>
            </w:pPr>
          </w:p>
        </w:tc>
        <w:tc>
          <w:tcPr>
            <w:tcW w:w="1843" w:type="dxa"/>
            <w:shd w:val="clear" w:color="auto" w:fill="D7D8D8"/>
          </w:tcPr>
          <w:p w14:paraId="03A388E5" w14:textId="77777777" w:rsidR="00F927AE" w:rsidRPr="004C6EAF" w:rsidRDefault="00F927AE">
            <w:pPr>
              <w:rPr>
                <w:rFonts w:cstheme="minorHAnsi"/>
                <w:b/>
                <w:sz w:val="20"/>
                <w:szCs w:val="20"/>
              </w:rPr>
            </w:pPr>
            <w:r w:rsidRPr="004C6EAF">
              <w:rPr>
                <w:rFonts w:cstheme="minorHAnsi"/>
                <w:b/>
                <w:sz w:val="20"/>
                <w:szCs w:val="20"/>
              </w:rPr>
              <w:t>Conditions of Lodgement</w:t>
            </w:r>
          </w:p>
        </w:tc>
        <w:tc>
          <w:tcPr>
            <w:tcW w:w="7229" w:type="dxa"/>
          </w:tcPr>
          <w:p w14:paraId="33C75FC8" w14:textId="77777777" w:rsidR="00F927AE" w:rsidRPr="004C6EAF" w:rsidRDefault="00F927AE">
            <w:pPr>
              <w:pStyle w:val="MELegal3"/>
              <w:numPr>
                <w:ilvl w:val="0"/>
                <w:numId w:val="0"/>
              </w:numPr>
              <w:spacing w:line="280" w:lineRule="exact"/>
              <w:outlineLvl w:val="9"/>
              <w:rPr>
                <w:rFonts w:asciiTheme="minorHAnsi" w:hAnsiTheme="minorHAnsi" w:cstheme="minorHAnsi"/>
                <w:iCs/>
                <w:sz w:val="20"/>
                <w:szCs w:val="20"/>
              </w:rPr>
            </w:pPr>
            <w:r w:rsidRPr="004C6EAF">
              <w:rPr>
                <w:rFonts w:asciiTheme="minorHAnsi" w:hAnsiTheme="minorHAnsi" w:cstheme="minorHAnsi"/>
                <w:iCs/>
                <w:sz w:val="20"/>
                <w:szCs w:val="20"/>
              </w:rPr>
              <w:t>The department reserves the right to, among other things:</w:t>
            </w:r>
          </w:p>
          <w:p w14:paraId="02B2440B" w14:textId="77777777" w:rsidR="00F927AE" w:rsidRPr="004C6EAF" w:rsidRDefault="00F927AE">
            <w:pPr>
              <w:pStyle w:val="MELegal3"/>
              <w:numPr>
                <w:ilvl w:val="0"/>
                <w:numId w:val="19"/>
              </w:numPr>
              <w:spacing w:after="0" w:line="280" w:lineRule="exact"/>
              <w:outlineLvl w:val="9"/>
              <w:rPr>
                <w:rFonts w:asciiTheme="minorHAnsi" w:hAnsiTheme="minorHAnsi" w:cstheme="minorHAnsi"/>
                <w:iCs/>
                <w:sz w:val="20"/>
                <w:szCs w:val="20"/>
              </w:rPr>
            </w:pPr>
            <w:r w:rsidRPr="004C6EAF">
              <w:rPr>
                <w:rFonts w:asciiTheme="minorHAnsi" w:hAnsiTheme="minorHAnsi" w:cstheme="minorHAnsi"/>
                <w:iCs/>
                <w:sz w:val="20"/>
                <w:szCs w:val="20"/>
              </w:rPr>
              <w:t>not proceed with this procurement</w:t>
            </w:r>
          </w:p>
          <w:p w14:paraId="0BE8F8F2" w14:textId="77777777" w:rsidR="00F927AE" w:rsidRPr="004C6EAF" w:rsidRDefault="00F927AE">
            <w:pPr>
              <w:pStyle w:val="MELegal3"/>
              <w:numPr>
                <w:ilvl w:val="0"/>
                <w:numId w:val="19"/>
              </w:numPr>
              <w:spacing w:after="0" w:line="280" w:lineRule="exact"/>
              <w:outlineLvl w:val="9"/>
              <w:rPr>
                <w:rFonts w:asciiTheme="minorHAnsi" w:hAnsiTheme="minorHAnsi" w:cstheme="minorHAnsi"/>
                <w:iCs/>
                <w:sz w:val="20"/>
                <w:szCs w:val="20"/>
              </w:rPr>
            </w:pPr>
            <w:r w:rsidRPr="004C6EAF">
              <w:rPr>
                <w:rFonts w:asciiTheme="minorHAnsi" w:hAnsiTheme="minorHAnsi" w:cstheme="minorHAnsi"/>
                <w:iCs/>
                <w:sz w:val="20"/>
                <w:szCs w:val="20"/>
              </w:rPr>
              <w:t>change, vary or modify its requirements at any time with prior notification to all parties</w:t>
            </w:r>
          </w:p>
          <w:p w14:paraId="03A31012" w14:textId="77777777" w:rsidR="00F927AE" w:rsidRPr="004C6EAF" w:rsidRDefault="00F927AE">
            <w:pPr>
              <w:pStyle w:val="MELegal3"/>
              <w:numPr>
                <w:ilvl w:val="0"/>
                <w:numId w:val="19"/>
              </w:numPr>
              <w:spacing w:after="0" w:line="280" w:lineRule="exact"/>
              <w:outlineLvl w:val="9"/>
              <w:rPr>
                <w:rFonts w:asciiTheme="minorHAnsi" w:hAnsiTheme="minorHAnsi" w:cstheme="minorHAnsi"/>
                <w:iCs/>
                <w:sz w:val="20"/>
                <w:szCs w:val="20"/>
              </w:rPr>
            </w:pPr>
            <w:r w:rsidRPr="004C6EAF">
              <w:rPr>
                <w:rFonts w:asciiTheme="minorHAnsi" w:hAnsiTheme="minorHAnsi" w:cstheme="minorHAnsi"/>
                <w:iCs/>
                <w:sz w:val="20"/>
                <w:szCs w:val="20"/>
              </w:rPr>
              <w:t>provide responses to any questions about this RFQ to all relevant parties</w:t>
            </w:r>
          </w:p>
          <w:p w14:paraId="21AC36D5" w14:textId="77777777" w:rsidR="00F927AE" w:rsidRPr="004C6EAF" w:rsidRDefault="00F927AE">
            <w:pPr>
              <w:pStyle w:val="MELegal3"/>
              <w:numPr>
                <w:ilvl w:val="0"/>
                <w:numId w:val="19"/>
              </w:numPr>
              <w:spacing w:after="0" w:line="280" w:lineRule="exact"/>
              <w:outlineLvl w:val="9"/>
              <w:rPr>
                <w:rFonts w:asciiTheme="minorHAnsi" w:hAnsiTheme="minorHAnsi" w:cstheme="minorHAnsi"/>
                <w:iCs/>
                <w:sz w:val="20"/>
                <w:szCs w:val="20"/>
              </w:rPr>
            </w:pPr>
            <w:r w:rsidRPr="004C6EAF">
              <w:rPr>
                <w:rFonts w:asciiTheme="minorHAnsi" w:hAnsiTheme="minorHAnsi" w:cstheme="minorHAnsi"/>
                <w:iCs/>
                <w:sz w:val="20"/>
                <w:szCs w:val="20"/>
              </w:rPr>
              <w:t>extend the closing date and time on notification to all parties</w:t>
            </w:r>
          </w:p>
          <w:p w14:paraId="66C04BB7" w14:textId="77777777" w:rsidR="00F927AE" w:rsidRPr="004C6EAF" w:rsidRDefault="00F927AE">
            <w:pPr>
              <w:pStyle w:val="MELegal3"/>
              <w:numPr>
                <w:ilvl w:val="0"/>
                <w:numId w:val="19"/>
              </w:numPr>
              <w:spacing w:after="0" w:line="280" w:lineRule="exact"/>
              <w:outlineLvl w:val="9"/>
              <w:rPr>
                <w:rFonts w:asciiTheme="minorHAnsi" w:hAnsiTheme="minorHAnsi" w:cstheme="minorHAnsi"/>
                <w:iCs/>
                <w:sz w:val="20"/>
                <w:szCs w:val="20"/>
              </w:rPr>
            </w:pPr>
            <w:r w:rsidRPr="004C6EAF">
              <w:rPr>
                <w:rFonts w:asciiTheme="minorHAnsi" w:hAnsiTheme="minorHAnsi" w:cstheme="minorHAnsi"/>
                <w:iCs/>
                <w:sz w:val="20"/>
                <w:szCs w:val="20"/>
              </w:rPr>
              <w:t>not accept the lowest priced response</w:t>
            </w:r>
          </w:p>
          <w:p w14:paraId="7A25A995" w14:textId="77777777" w:rsidR="00F927AE" w:rsidRPr="004C6EAF" w:rsidRDefault="00F927AE">
            <w:pPr>
              <w:pStyle w:val="MELegal3"/>
              <w:numPr>
                <w:ilvl w:val="0"/>
                <w:numId w:val="19"/>
              </w:numPr>
              <w:spacing w:after="0" w:line="280" w:lineRule="exact"/>
              <w:outlineLvl w:val="9"/>
              <w:rPr>
                <w:rFonts w:asciiTheme="minorHAnsi" w:hAnsiTheme="minorHAnsi" w:cstheme="minorHAnsi"/>
                <w:iCs/>
                <w:sz w:val="20"/>
                <w:szCs w:val="20"/>
              </w:rPr>
            </w:pPr>
            <w:r w:rsidRPr="004C6EAF">
              <w:rPr>
                <w:rFonts w:asciiTheme="minorHAnsi" w:hAnsiTheme="minorHAnsi" w:cstheme="minorHAnsi"/>
                <w:iCs/>
                <w:sz w:val="20"/>
                <w:szCs w:val="20"/>
              </w:rPr>
              <w:t>at any time, approach the market to conduct a tender or other procurement process in relation to the subject matter of this RFQ</w:t>
            </w:r>
          </w:p>
          <w:p w14:paraId="11E7ADDF" w14:textId="77777777" w:rsidR="00F927AE" w:rsidRPr="004C6EAF" w:rsidRDefault="00F927AE">
            <w:pPr>
              <w:pStyle w:val="MELegal3"/>
              <w:numPr>
                <w:ilvl w:val="0"/>
                <w:numId w:val="19"/>
              </w:numPr>
              <w:spacing w:after="0" w:line="280" w:lineRule="exact"/>
              <w:outlineLvl w:val="9"/>
              <w:rPr>
                <w:rFonts w:asciiTheme="minorHAnsi" w:hAnsiTheme="minorHAnsi" w:cstheme="minorHAnsi"/>
                <w:iCs/>
                <w:sz w:val="20"/>
                <w:szCs w:val="20"/>
              </w:rPr>
            </w:pPr>
            <w:r w:rsidRPr="004C6EAF">
              <w:rPr>
                <w:rFonts w:asciiTheme="minorHAnsi" w:hAnsiTheme="minorHAnsi" w:cstheme="minorHAnsi"/>
                <w:iCs/>
                <w:sz w:val="20"/>
                <w:szCs w:val="20"/>
              </w:rPr>
              <w:t>enter into negotiations with, or seek information from, a selected respondent or selected respondents.</w:t>
            </w:r>
          </w:p>
          <w:p w14:paraId="0005F77E" w14:textId="77777777" w:rsidR="00F927AE" w:rsidRPr="004C6EAF" w:rsidRDefault="00F927AE">
            <w:pPr>
              <w:pStyle w:val="MELegal3"/>
              <w:numPr>
                <w:ilvl w:val="0"/>
                <w:numId w:val="0"/>
              </w:numPr>
              <w:spacing w:before="240" w:line="280" w:lineRule="exact"/>
              <w:outlineLvl w:val="9"/>
              <w:rPr>
                <w:rFonts w:asciiTheme="minorHAnsi" w:hAnsiTheme="minorHAnsi" w:cstheme="minorHAnsi"/>
                <w:iCs/>
                <w:sz w:val="20"/>
                <w:szCs w:val="20"/>
              </w:rPr>
            </w:pPr>
            <w:r w:rsidRPr="004C6EAF">
              <w:rPr>
                <w:rFonts w:asciiTheme="minorHAnsi" w:hAnsiTheme="minorHAnsi" w:cstheme="minorHAnsi"/>
                <w:iCs/>
                <w:sz w:val="20"/>
                <w:szCs w:val="20"/>
              </w:rPr>
              <w:t>In submitting your response, you acknowledge that:</w:t>
            </w:r>
          </w:p>
          <w:p w14:paraId="7FF44814" w14:textId="77777777" w:rsidR="00F927AE" w:rsidRPr="004C6EAF" w:rsidRDefault="00F927AE">
            <w:pPr>
              <w:pStyle w:val="MELegal3"/>
              <w:numPr>
                <w:ilvl w:val="0"/>
                <w:numId w:val="20"/>
              </w:numPr>
              <w:spacing w:after="0" w:line="280" w:lineRule="exact"/>
              <w:outlineLvl w:val="9"/>
              <w:rPr>
                <w:rFonts w:asciiTheme="minorHAnsi" w:hAnsiTheme="minorHAnsi" w:cstheme="minorHAnsi"/>
                <w:iCs/>
                <w:sz w:val="20"/>
                <w:szCs w:val="20"/>
              </w:rPr>
            </w:pPr>
            <w:r w:rsidRPr="004C6EAF">
              <w:rPr>
                <w:rFonts w:asciiTheme="minorHAnsi" w:hAnsiTheme="minorHAnsi" w:cstheme="minorHAnsi"/>
                <w:sz w:val="20"/>
                <w:szCs w:val="20"/>
              </w:rPr>
              <w:t xml:space="preserve">nothing in this request will be construed as creating any legally binding contract (express or implied) </w:t>
            </w:r>
          </w:p>
          <w:p w14:paraId="597E2705" w14:textId="77777777" w:rsidR="00F927AE" w:rsidRPr="004C6EAF" w:rsidRDefault="00F927AE">
            <w:pPr>
              <w:pStyle w:val="MELegal3"/>
              <w:numPr>
                <w:ilvl w:val="0"/>
                <w:numId w:val="20"/>
              </w:numPr>
              <w:spacing w:after="0" w:line="280" w:lineRule="exact"/>
              <w:outlineLvl w:val="9"/>
              <w:rPr>
                <w:rFonts w:asciiTheme="minorHAnsi" w:hAnsiTheme="minorHAnsi" w:cstheme="minorHAnsi"/>
                <w:iCs/>
                <w:sz w:val="20"/>
                <w:szCs w:val="20"/>
              </w:rPr>
            </w:pPr>
            <w:r w:rsidRPr="004C6EAF">
              <w:rPr>
                <w:rFonts w:asciiTheme="minorHAnsi" w:hAnsiTheme="minorHAnsi" w:cstheme="minorHAnsi"/>
                <w:sz w:val="20"/>
                <w:szCs w:val="20"/>
              </w:rPr>
              <w:t>the terms of the request are based exclusively on this RFQ, and any addenda to this RFQ that has been issued</w:t>
            </w:r>
          </w:p>
          <w:p w14:paraId="57ABC6E7" w14:textId="77777777" w:rsidR="00F927AE" w:rsidRPr="004C6EAF" w:rsidRDefault="00F927AE">
            <w:pPr>
              <w:pStyle w:val="MELegal3"/>
              <w:numPr>
                <w:ilvl w:val="0"/>
                <w:numId w:val="20"/>
              </w:numPr>
              <w:spacing w:after="0" w:line="280" w:lineRule="exact"/>
              <w:outlineLvl w:val="9"/>
              <w:rPr>
                <w:rFonts w:asciiTheme="minorHAnsi" w:hAnsiTheme="minorHAnsi" w:cstheme="minorHAnsi"/>
                <w:iCs/>
                <w:sz w:val="20"/>
                <w:szCs w:val="20"/>
              </w:rPr>
            </w:pPr>
            <w:r w:rsidRPr="004C6EAF">
              <w:rPr>
                <w:rFonts w:asciiTheme="minorHAnsi" w:hAnsiTheme="minorHAnsi" w:cstheme="minorHAnsi"/>
                <w:sz w:val="20"/>
                <w:szCs w:val="20"/>
              </w:rPr>
              <w:t xml:space="preserve">the </w:t>
            </w:r>
            <w:r>
              <w:rPr>
                <w:rFonts w:asciiTheme="minorHAnsi" w:hAnsiTheme="minorHAnsi" w:cstheme="minorHAnsi"/>
                <w:sz w:val="20"/>
                <w:szCs w:val="20"/>
              </w:rPr>
              <w:t>d</w:t>
            </w:r>
            <w:r w:rsidRPr="004C6EAF">
              <w:rPr>
                <w:rFonts w:asciiTheme="minorHAnsi" w:hAnsiTheme="minorHAnsi" w:cstheme="minorHAnsi"/>
                <w:sz w:val="20"/>
                <w:szCs w:val="20"/>
              </w:rPr>
              <w:t xml:space="preserve">epartment is not responsible for any costs or expenses incurred by your organisation in addressing the requirements of this RFQ </w:t>
            </w:r>
          </w:p>
          <w:p w14:paraId="73FA6ED2" w14:textId="77777777" w:rsidR="00F927AE" w:rsidRPr="004C6EAF" w:rsidRDefault="00F927AE">
            <w:pPr>
              <w:pStyle w:val="MELegal3"/>
              <w:numPr>
                <w:ilvl w:val="0"/>
                <w:numId w:val="20"/>
              </w:numPr>
              <w:spacing w:after="0" w:line="280" w:lineRule="exact"/>
              <w:outlineLvl w:val="9"/>
              <w:rPr>
                <w:rFonts w:asciiTheme="minorHAnsi" w:hAnsiTheme="minorHAnsi" w:cstheme="minorHAnsi"/>
                <w:iCs/>
                <w:sz w:val="20"/>
                <w:szCs w:val="20"/>
              </w:rPr>
            </w:pPr>
            <w:r w:rsidRPr="004C6EAF">
              <w:rPr>
                <w:rFonts w:asciiTheme="minorHAnsi" w:hAnsiTheme="minorHAnsi" w:cstheme="minorHAnsi"/>
                <w:sz w:val="20"/>
                <w:szCs w:val="20"/>
              </w:rPr>
              <w:t>you have:</w:t>
            </w:r>
          </w:p>
          <w:p w14:paraId="697A657F" w14:textId="77777777" w:rsidR="00F927AE" w:rsidRPr="004C6EAF" w:rsidRDefault="00F927AE">
            <w:pPr>
              <w:pStyle w:val="MELegal3"/>
              <w:numPr>
                <w:ilvl w:val="1"/>
                <w:numId w:val="20"/>
              </w:numPr>
              <w:spacing w:after="0" w:line="280" w:lineRule="exact"/>
              <w:outlineLvl w:val="9"/>
              <w:rPr>
                <w:rFonts w:asciiTheme="minorHAnsi" w:hAnsiTheme="minorHAnsi" w:cstheme="minorHAnsi"/>
                <w:iCs/>
                <w:sz w:val="20"/>
                <w:szCs w:val="20"/>
              </w:rPr>
            </w:pPr>
            <w:r w:rsidRPr="004C6EAF">
              <w:rPr>
                <w:rFonts w:asciiTheme="minorHAnsi" w:hAnsiTheme="minorHAnsi" w:cstheme="minorHAnsi"/>
                <w:sz w:val="20"/>
                <w:szCs w:val="20"/>
              </w:rPr>
              <w:t xml:space="preserve">examined this RFQ, any documents referenced in this RFQ, other relevant information provided </w:t>
            </w:r>
          </w:p>
          <w:p w14:paraId="1794B90B" w14:textId="77777777" w:rsidR="00F927AE" w:rsidRPr="004C6EAF" w:rsidRDefault="00F927AE">
            <w:pPr>
              <w:pStyle w:val="MELegal3"/>
              <w:numPr>
                <w:ilvl w:val="1"/>
                <w:numId w:val="20"/>
              </w:numPr>
              <w:spacing w:after="0" w:line="280" w:lineRule="exact"/>
              <w:outlineLvl w:val="9"/>
              <w:rPr>
                <w:rFonts w:asciiTheme="minorHAnsi" w:hAnsiTheme="minorHAnsi" w:cstheme="minorHAnsi"/>
                <w:iCs/>
                <w:sz w:val="20"/>
                <w:szCs w:val="20"/>
              </w:rPr>
            </w:pPr>
            <w:r w:rsidRPr="004C6EAF">
              <w:rPr>
                <w:rFonts w:asciiTheme="minorHAnsi" w:hAnsiTheme="minorHAnsi" w:cstheme="minorHAnsi"/>
                <w:sz w:val="20"/>
                <w:szCs w:val="20"/>
              </w:rPr>
              <w:t>relied entirely upon your own enquiries in respect of the subject matter of your response</w:t>
            </w:r>
          </w:p>
          <w:p w14:paraId="3F8B90CC" w14:textId="77777777" w:rsidR="00F927AE" w:rsidRPr="004C6EAF" w:rsidRDefault="00F927AE">
            <w:pPr>
              <w:pStyle w:val="MELegal3"/>
              <w:numPr>
                <w:ilvl w:val="1"/>
                <w:numId w:val="20"/>
              </w:numPr>
              <w:spacing w:after="0" w:line="280" w:lineRule="exact"/>
              <w:outlineLvl w:val="9"/>
              <w:rPr>
                <w:rFonts w:asciiTheme="minorHAnsi" w:hAnsiTheme="minorHAnsi" w:cstheme="minorHAnsi"/>
                <w:iCs/>
                <w:sz w:val="20"/>
                <w:szCs w:val="20"/>
              </w:rPr>
            </w:pPr>
            <w:r w:rsidRPr="004C6EAF">
              <w:rPr>
                <w:rFonts w:asciiTheme="minorHAnsi" w:hAnsiTheme="minorHAnsi" w:cstheme="minorHAnsi"/>
                <w:sz w:val="20"/>
                <w:szCs w:val="20"/>
              </w:rPr>
              <w:t xml:space="preserve">not relied on any warranty, representation, conduct, letter, document or arrangement made by the </w:t>
            </w:r>
            <w:r>
              <w:rPr>
                <w:rFonts w:asciiTheme="minorHAnsi" w:hAnsiTheme="minorHAnsi" w:cstheme="minorHAnsi"/>
                <w:sz w:val="20"/>
                <w:szCs w:val="20"/>
              </w:rPr>
              <w:t>d</w:t>
            </w:r>
            <w:r w:rsidRPr="004C6EAF">
              <w:rPr>
                <w:rFonts w:asciiTheme="minorHAnsi" w:hAnsiTheme="minorHAnsi" w:cstheme="minorHAnsi"/>
                <w:sz w:val="20"/>
                <w:szCs w:val="20"/>
              </w:rPr>
              <w:t xml:space="preserve">epartment, whether oral or in writing, except as expressly provided in this RFQ or any addenda issued to the RFQ  </w:t>
            </w:r>
          </w:p>
          <w:p w14:paraId="683EA59E" w14:textId="77777777" w:rsidR="00F927AE" w:rsidRPr="008F01BA" w:rsidRDefault="00F927AE">
            <w:pPr>
              <w:pStyle w:val="MELegal3"/>
              <w:numPr>
                <w:ilvl w:val="1"/>
                <w:numId w:val="20"/>
              </w:numPr>
              <w:spacing w:after="0" w:line="280" w:lineRule="exact"/>
              <w:outlineLvl w:val="9"/>
              <w:rPr>
                <w:rFonts w:asciiTheme="minorHAnsi" w:hAnsiTheme="minorHAnsi" w:cstheme="minorHAnsi"/>
                <w:iCs/>
                <w:sz w:val="20"/>
                <w:szCs w:val="20"/>
              </w:rPr>
            </w:pPr>
            <w:r w:rsidRPr="004C6EAF">
              <w:rPr>
                <w:rFonts w:asciiTheme="minorHAnsi" w:hAnsiTheme="minorHAnsi" w:cstheme="minorHAnsi"/>
                <w:sz w:val="20"/>
                <w:szCs w:val="20"/>
              </w:rPr>
              <w:t>satisfied yourself as to the correctness and sufficiency of your response, including prices.</w:t>
            </w:r>
          </w:p>
        </w:tc>
      </w:tr>
    </w:tbl>
    <w:p w14:paraId="074EDC43" w14:textId="7C0CDB8A" w:rsidR="00F927AE" w:rsidRDefault="00F927AE" w:rsidP="00F927AE"/>
    <w:p w14:paraId="144F2AC2" w14:textId="77777777" w:rsidR="00E16E5F" w:rsidRDefault="00E16E5F" w:rsidP="00F927AE"/>
    <w:p w14:paraId="5995A588" w14:textId="77777777" w:rsidR="00F927AE" w:rsidRPr="001E01AB" w:rsidRDefault="00F927AE" w:rsidP="00F927AE">
      <w:pPr>
        <w:rPr>
          <w:rFonts w:cstheme="minorHAnsi"/>
          <w:b/>
          <w:color w:val="FFFFFF" w:themeColor="background1"/>
        </w:rPr>
      </w:pPr>
      <w:r w:rsidRPr="001E01AB">
        <w:rPr>
          <w:rFonts w:cstheme="minorHAnsi"/>
          <w:b/>
          <w:color w:val="FFFFFF" w:themeColor="background1"/>
          <w:highlight w:val="red"/>
        </w:rPr>
        <w:t>TO BE POPULATED BY THE PANEL MEMBER</w:t>
      </w:r>
    </w:p>
    <w:p w14:paraId="76A19742" w14:textId="77777777" w:rsidR="00F927AE" w:rsidRPr="001E01AB" w:rsidRDefault="00F927AE" w:rsidP="00F927AE">
      <w:pPr>
        <w:pStyle w:val="ScheduleL1"/>
        <w:numPr>
          <w:ilvl w:val="0"/>
          <w:numId w:val="0"/>
        </w:numPr>
        <w:pBdr>
          <w:bottom w:val="single" w:sz="4" w:space="3" w:color="auto"/>
        </w:pBdr>
        <w:rPr>
          <w:rFonts w:asciiTheme="minorHAnsi" w:hAnsiTheme="minorHAnsi" w:cstheme="minorHAnsi"/>
        </w:rPr>
      </w:pPr>
      <w:bookmarkStart w:id="301" w:name="_Ref305052809"/>
      <w:bookmarkStart w:id="302" w:name="_Ref305053090"/>
      <w:bookmarkStart w:id="303" w:name="_Toc328733785"/>
      <w:r w:rsidRPr="001E01AB">
        <w:rPr>
          <w:rFonts w:asciiTheme="minorHAnsi" w:hAnsiTheme="minorHAnsi" w:cstheme="minorHAnsi"/>
        </w:rPr>
        <w:t xml:space="preserve">Attachment A – Standard </w:t>
      </w:r>
      <w:r>
        <w:rPr>
          <w:rFonts w:asciiTheme="minorHAnsi" w:hAnsiTheme="minorHAnsi" w:cstheme="minorHAnsi"/>
        </w:rPr>
        <w:t xml:space="preserve">form of </w:t>
      </w:r>
      <w:r w:rsidRPr="001E01AB">
        <w:rPr>
          <w:rFonts w:asciiTheme="minorHAnsi" w:hAnsiTheme="minorHAnsi" w:cstheme="minorHAnsi"/>
        </w:rPr>
        <w:t>quotation</w:t>
      </w:r>
      <w:bookmarkEnd w:id="301"/>
      <w:bookmarkEnd w:id="302"/>
      <w:bookmarkEnd w:id="303"/>
      <w:r>
        <w:rPr>
          <w:rFonts w:asciiTheme="minorHAnsi" w:hAnsiTheme="minorHAnsi" w:cstheme="minorHAnsi"/>
        </w:rPr>
        <w:t xml:space="preserve"> </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9"/>
        <w:gridCol w:w="7101"/>
      </w:tblGrid>
      <w:tr w:rsidR="00F927AE" w:rsidRPr="00F927AE" w14:paraId="026F3288" w14:textId="77777777" w:rsidTr="179202FC">
        <w:trPr>
          <w:trHeight w:val="454"/>
        </w:trPr>
        <w:tc>
          <w:tcPr>
            <w:tcW w:w="9540" w:type="dxa"/>
            <w:gridSpan w:val="2"/>
            <w:shd w:val="clear" w:color="auto" w:fill="404046"/>
          </w:tcPr>
          <w:p w14:paraId="4FFD1752" w14:textId="77777777" w:rsidR="00F927AE" w:rsidRPr="00F927AE" w:rsidRDefault="00F927AE">
            <w:pPr>
              <w:pStyle w:val="PlainParagraph"/>
              <w:spacing w:before="0" w:after="140"/>
              <w:ind w:left="0"/>
              <w:rPr>
                <w:rFonts w:asciiTheme="minorHAnsi" w:hAnsiTheme="minorHAnsi" w:cstheme="minorHAnsi"/>
                <w:b/>
                <w:color w:val="FFFFFF" w:themeColor="background1"/>
                <w:szCs w:val="18"/>
              </w:rPr>
            </w:pPr>
            <w:r w:rsidRPr="00F927AE">
              <w:rPr>
                <w:rFonts w:asciiTheme="minorHAnsi" w:hAnsiTheme="minorHAnsi" w:cstheme="minorHAnsi"/>
                <w:b/>
                <w:color w:val="FFFFFF" w:themeColor="background1"/>
                <w:szCs w:val="18"/>
              </w:rPr>
              <w:t xml:space="preserve">Quotation </w:t>
            </w:r>
          </w:p>
          <w:p w14:paraId="3B74946F" w14:textId="77777777" w:rsidR="00F927AE" w:rsidRPr="00F927AE" w:rsidRDefault="00F927AE">
            <w:pPr>
              <w:pStyle w:val="PlainParagraph"/>
              <w:spacing w:before="0" w:after="140"/>
              <w:ind w:left="0"/>
              <w:rPr>
                <w:rFonts w:asciiTheme="minorHAnsi" w:hAnsiTheme="minorHAnsi" w:cstheme="minorHAnsi"/>
                <w:b/>
                <w:color w:val="FFFFFF" w:themeColor="background1"/>
                <w:sz w:val="18"/>
                <w:szCs w:val="18"/>
              </w:rPr>
            </w:pPr>
            <w:r w:rsidRPr="00F927AE">
              <w:rPr>
                <w:rFonts w:asciiTheme="minorHAnsi" w:hAnsiTheme="minorHAnsi" w:cstheme="minorHAnsi"/>
                <w:b/>
                <w:color w:val="FFFFFF" w:themeColor="background1"/>
                <w:sz w:val="18"/>
                <w:szCs w:val="18"/>
                <w:highlight w:val="green"/>
              </w:rPr>
              <w:t>Please fill out the below details and attach your proposal responding to the RFQ.</w:t>
            </w:r>
            <w:r w:rsidRPr="00F927AE">
              <w:rPr>
                <w:rFonts w:asciiTheme="minorHAnsi" w:hAnsiTheme="minorHAnsi" w:cstheme="minorHAnsi"/>
                <w:b/>
                <w:color w:val="FFFFFF" w:themeColor="background1"/>
                <w:sz w:val="18"/>
                <w:szCs w:val="18"/>
              </w:rPr>
              <w:t xml:space="preserve">  </w:t>
            </w:r>
          </w:p>
        </w:tc>
      </w:tr>
      <w:tr w:rsidR="00F927AE" w:rsidRPr="001E01AB" w14:paraId="5DC29F59" w14:textId="77777777" w:rsidTr="179202FC">
        <w:trPr>
          <w:trHeight w:val="454"/>
        </w:trPr>
        <w:tc>
          <w:tcPr>
            <w:tcW w:w="9540" w:type="dxa"/>
            <w:gridSpan w:val="2"/>
          </w:tcPr>
          <w:p w14:paraId="7EF23477" w14:textId="069903B8" w:rsidR="00F927AE" w:rsidRPr="001E01AB" w:rsidRDefault="00F927AE">
            <w:pPr>
              <w:pStyle w:val="NumberedList11"/>
              <w:numPr>
                <w:ilvl w:val="1"/>
                <w:numId w:val="25"/>
              </w:numPr>
              <w:spacing w:after="140"/>
              <w:ind w:left="357" w:hanging="357"/>
              <w:rPr>
                <w:rFonts w:asciiTheme="minorHAnsi" w:hAnsiTheme="minorHAnsi" w:cstheme="minorHAnsi"/>
                <w:sz w:val="18"/>
                <w:szCs w:val="18"/>
              </w:rPr>
            </w:pPr>
            <w:r w:rsidRPr="001E01AB">
              <w:rPr>
                <w:rFonts w:asciiTheme="minorHAnsi" w:hAnsiTheme="minorHAnsi" w:cstheme="minorHAnsi"/>
                <w:sz w:val="18"/>
                <w:szCs w:val="18"/>
                <w:highlight w:val="yellow"/>
              </w:rPr>
              <w:t>[</w:t>
            </w:r>
            <w:r w:rsidRPr="001E01AB">
              <w:rPr>
                <w:rFonts w:asciiTheme="minorHAnsi" w:hAnsiTheme="minorHAnsi" w:cstheme="minorHAnsi"/>
                <w:i/>
                <w:sz w:val="18"/>
                <w:szCs w:val="18"/>
                <w:highlight w:val="yellow"/>
              </w:rPr>
              <w:t>Insert name of Panel Member</w:t>
            </w:r>
            <w:r w:rsidRPr="001E01AB">
              <w:rPr>
                <w:rFonts w:asciiTheme="minorHAnsi" w:hAnsiTheme="minorHAnsi" w:cstheme="minorHAnsi"/>
                <w:sz w:val="18"/>
                <w:szCs w:val="18"/>
                <w:highlight w:val="yellow"/>
              </w:rPr>
              <w:t>]</w:t>
            </w:r>
            <w:r w:rsidRPr="001E01AB">
              <w:rPr>
                <w:rFonts w:asciiTheme="minorHAnsi" w:hAnsiTheme="minorHAnsi" w:cstheme="minorHAnsi"/>
                <w:sz w:val="18"/>
                <w:szCs w:val="18"/>
              </w:rPr>
              <w:t xml:space="preserve"> submits a Quotation in accordance with the Deed of Standing Offer for the </w:t>
            </w:r>
            <w:r w:rsidRPr="001E01AB">
              <w:rPr>
                <w:rFonts w:asciiTheme="minorHAnsi" w:hAnsiTheme="minorHAnsi" w:cstheme="minorHAnsi"/>
                <w:i/>
                <w:sz w:val="18"/>
                <w:szCs w:val="18"/>
              </w:rPr>
              <w:t>Supply of Research and Evaluation Services (RES) as part of a refreshable panel</w:t>
            </w:r>
            <w:r w:rsidRPr="001E01AB">
              <w:rPr>
                <w:rFonts w:asciiTheme="minorHAnsi" w:hAnsiTheme="minorHAnsi" w:cstheme="minorHAnsi"/>
                <w:sz w:val="18"/>
                <w:szCs w:val="18"/>
              </w:rPr>
              <w:t xml:space="preserve"> (SON 3352211) </w:t>
            </w:r>
            <w:r w:rsidRPr="001E01AB">
              <w:rPr>
                <w:rFonts w:asciiTheme="minorHAnsi" w:hAnsiTheme="minorHAnsi" w:cstheme="minorHAnsi"/>
                <w:sz w:val="18"/>
                <w:szCs w:val="18"/>
                <w:lang w:val="en-US"/>
              </w:rPr>
              <w:t xml:space="preserve">between the Department of </w:t>
            </w:r>
            <w:r w:rsidR="00E4378E">
              <w:rPr>
                <w:rFonts w:asciiTheme="minorHAnsi" w:hAnsiTheme="minorHAnsi" w:cstheme="minorHAnsi"/>
                <w:sz w:val="18"/>
                <w:szCs w:val="18"/>
                <w:lang w:val="en-US"/>
              </w:rPr>
              <w:t>Employment and Workplace Relations</w:t>
            </w:r>
            <w:r w:rsidRPr="001E01AB">
              <w:rPr>
                <w:rFonts w:asciiTheme="minorHAnsi" w:hAnsiTheme="minorHAnsi" w:cstheme="minorHAnsi"/>
                <w:sz w:val="18"/>
                <w:szCs w:val="18"/>
                <w:lang w:val="en-US"/>
              </w:rPr>
              <w:t xml:space="preserve"> and the Panel Member</w:t>
            </w:r>
            <w:r>
              <w:rPr>
                <w:rFonts w:asciiTheme="minorHAnsi" w:hAnsiTheme="minorHAnsi" w:cstheme="minorHAnsi"/>
                <w:sz w:val="18"/>
                <w:szCs w:val="18"/>
              </w:rPr>
              <w:t>.</w:t>
            </w:r>
          </w:p>
          <w:p w14:paraId="2CD3A7C1" w14:textId="77777777" w:rsidR="00F927AE" w:rsidRPr="001E01AB" w:rsidRDefault="00F927AE">
            <w:pPr>
              <w:pStyle w:val="NumberedList11"/>
              <w:numPr>
                <w:ilvl w:val="1"/>
                <w:numId w:val="25"/>
              </w:numPr>
              <w:spacing w:after="140"/>
              <w:ind w:left="357" w:hanging="357"/>
              <w:rPr>
                <w:rFonts w:asciiTheme="minorHAnsi" w:hAnsiTheme="minorHAnsi" w:cstheme="minorHAnsi"/>
                <w:sz w:val="18"/>
                <w:szCs w:val="18"/>
              </w:rPr>
            </w:pPr>
            <w:r w:rsidRPr="001E01AB">
              <w:rPr>
                <w:rFonts w:asciiTheme="minorHAnsi" w:hAnsiTheme="minorHAnsi" w:cstheme="minorHAnsi"/>
                <w:sz w:val="18"/>
                <w:szCs w:val="18"/>
              </w:rPr>
              <w:t>The Panel Member confirms that the terms and conditions set out in the Deed, including Maximum Rates and associated Schedules, will remain in effect for the purpose of this RFQ and the delivery of the required services. Further, unless the context otherwise provides, terms used in their RFQ have the same meaning as the given Deed.</w:t>
            </w:r>
          </w:p>
          <w:p w14:paraId="4ED75E85" w14:textId="77777777" w:rsidR="00F927AE" w:rsidRPr="00BB0C60" w:rsidRDefault="00F927AE">
            <w:pPr>
              <w:pStyle w:val="NumberedList11"/>
              <w:numPr>
                <w:ilvl w:val="1"/>
                <w:numId w:val="25"/>
              </w:numPr>
              <w:spacing w:after="140"/>
              <w:ind w:left="357" w:hanging="357"/>
              <w:rPr>
                <w:rFonts w:asciiTheme="minorHAnsi" w:hAnsiTheme="minorHAnsi" w:cstheme="minorHAnsi"/>
                <w:sz w:val="18"/>
                <w:szCs w:val="18"/>
              </w:rPr>
            </w:pPr>
            <w:r w:rsidRPr="001E01AB">
              <w:rPr>
                <w:rFonts w:asciiTheme="minorHAnsi" w:hAnsiTheme="minorHAnsi" w:cstheme="minorHAnsi"/>
                <w:sz w:val="18"/>
                <w:szCs w:val="18"/>
              </w:rPr>
              <w:t xml:space="preserve">This Quotation will remain valid for a period of 30 days from the date </w:t>
            </w:r>
            <w:r>
              <w:rPr>
                <w:rFonts w:asciiTheme="minorHAnsi" w:hAnsiTheme="minorHAnsi" w:cstheme="minorHAnsi"/>
                <w:sz w:val="18"/>
                <w:szCs w:val="18"/>
              </w:rPr>
              <w:t>of</w:t>
            </w:r>
            <w:r w:rsidRPr="00BB0C60">
              <w:rPr>
                <w:rFonts w:asciiTheme="minorHAnsi" w:hAnsiTheme="minorHAnsi" w:cstheme="minorHAnsi"/>
                <w:sz w:val="18"/>
                <w:szCs w:val="18"/>
              </w:rPr>
              <w:t xml:space="preserve"> submission.</w:t>
            </w:r>
          </w:p>
          <w:p w14:paraId="3751F221" w14:textId="77777777" w:rsidR="00F927AE" w:rsidRPr="00C25723" w:rsidRDefault="00F927AE">
            <w:pPr>
              <w:pStyle w:val="NumberedList11"/>
              <w:numPr>
                <w:ilvl w:val="1"/>
                <w:numId w:val="25"/>
              </w:numPr>
              <w:spacing w:after="140"/>
              <w:ind w:left="357" w:hanging="357"/>
              <w:rPr>
                <w:rFonts w:asciiTheme="minorHAnsi" w:hAnsiTheme="minorHAnsi" w:cstheme="minorHAnsi"/>
                <w:sz w:val="18"/>
                <w:szCs w:val="18"/>
              </w:rPr>
            </w:pPr>
            <w:r w:rsidRPr="001E01AB">
              <w:rPr>
                <w:rFonts w:asciiTheme="minorHAnsi" w:hAnsiTheme="minorHAnsi" w:cstheme="minorHAnsi"/>
                <w:sz w:val="18"/>
                <w:szCs w:val="18"/>
              </w:rPr>
              <w:t>The Panel Member acknowledges that no binding contract (express or oth</w:t>
            </w:r>
            <w:r>
              <w:rPr>
                <w:rFonts w:asciiTheme="minorHAnsi" w:hAnsiTheme="minorHAnsi" w:cstheme="minorHAnsi"/>
                <w:sz w:val="18"/>
                <w:szCs w:val="18"/>
              </w:rPr>
              <w:t>erwise) is created between the d</w:t>
            </w:r>
            <w:r w:rsidRPr="001E01AB">
              <w:rPr>
                <w:rFonts w:asciiTheme="minorHAnsi" w:hAnsiTheme="minorHAnsi" w:cstheme="minorHAnsi"/>
                <w:sz w:val="18"/>
                <w:szCs w:val="18"/>
              </w:rPr>
              <w:t>epartment</w:t>
            </w:r>
            <w:r>
              <w:rPr>
                <w:rFonts w:asciiTheme="minorHAnsi" w:hAnsiTheme="minorHAnsi" w:cstheme="minorHAnsi"/>
                <w:sz w:val="18"/>
                <w:szCs w:val="18"/>
              </w:rPr>
              <w:t>/a</w:t>
            </w:r>
            <w:r w:rsidRPr="001E01AB">
              <w:rPr>
                <w:rFonts w:asciiTheme="minorHAnsi" w:hAnsiTheme="minorHAnsi" w:cstheme="minorHAnsi"/>
                <w:sz w:val="18"/>
                <w:szCs w:val="18"/>
              </w:rPr>
              <w:t>gency and the Panel Member until the parties execute a Work Order.</w:t>
            </w:r>
          </w:p>
        </w:tc>
      </w:tr>
      <w:tr w:rsidR="00F927AE" w:rsidRPr="001E01AB" w14:paraId="39566BE9" w14:textId="77777777" w:rsidTr="179202FC">
        <w:trPr>
          <w:trHeight w:val="454"/>
        </w:trPr>
        <w:tc>
          <w:tcPr>
            <w:tcW w:w="2439" w:type="dxa"/>
            <w:shd w:val="clear" w:color="auto" w:fill="E6E6E6"/>
          </w:tcPr>
          <w:p w14:paraId="0E67FE7D" w14:textId="77777777" w:rsidR="00F927AE" w:rsidRPr="001E01AB" w:rsidRDefault="00F927AE">
            <w:pPr>
              <w:pStyle w:val="PlainParagraph"/>
              <w:spacing w:before="0" w:after="140"/>
              <w:ind w:left="0"/>
              <w:rPr>
                <w:rFonts w:asciiTheme="minorHAnsi" w:hAnsiTheme="minorHAnsi" w:cstheme="minorHAnsi"/>
                <w:b/>
                <w:sz w:val="18"/>
                <w:szCs w:val="18"/>
              </w:rPr>
            </w:pPr>
            <w:r>
              <w:rPr>
                <w:rFonts w:asciiTheme="minorHAnsi" w:hAnsiTheme="minorHAnsi" w:cstheme="minorHAnsi"/>
                <w:b/>
                <w:sz w:val="18"/>
                <w:szCs w:val="18"/>
              </w:rPr>
              <w:t xml:space="preserve">Date </w:t>
            </w:r>
          </w:p>
        </w:tc>
        <w:tc>
          <w:tcPr>
            <w:tcW w:w="7101" w:type="dxa"/>
          </w:tcPr>
          <w:p w14:paraId="469ABD21" w14:textId="77777777" w:rsidR="00F927AE" w:rsidRPr="001E01AB" w:rsidRDefault="00F927AE">
            <w:pPr>
              <w:pStyle w:val="PlainParagraph"/>
              <w:spacing w:before="0" w:after="140"/>
              <w:ind w:left="18"/>
              <w:rPr>
                <w:rFonts w:asciiTheme="minorHAnsi" w:hAnsiTheme="minorHAnsi" w:cstheme="minorHAnsi"/>
                <w:i/>
                <w:sz w:val="18"/>
                <w:szCs w:val="18"/>
              </w:rPr>
            </w:pPr>
            <w:r w:rsidRPr="001E01AB">
              <w:rPr>
                <w:rFonts w:asciiTheme="minorHAnsi" w:hAnsiTheme="minorHAnsi" w:cstheme="minorHAnsi"/>
                <w:i/>
                <w:sz w:val="18"/>
                <w:szCs w:val="18"/>
                <w:highlight w:val="yellow"/>
              </w:rPr>
              <w:t>[insert]</w:t>
            </w:r>
          </w:p>
        </w:tc>
      </w:tr>
      <w:tr w:rsidR="00F927AE" w:rsidRPr="001E01AB" w14:paraId="3265DB9D" w14:textId="77777777" w:rsidTr="179202FC">
        <w:trPr>
          <w:trHeight w:val="454"/>
        </w:trPr>
        <w:tc>
          <w:tcPr>
            <w:tcW w:w="2439" w:type="dxa"/>
            <w:shd w:val="clear" w:color="auto" w:fill="E6E6E6"/>
          </w:tcPr>
          <w:p w14:paraId="4376AA14" w14:textId="77777777" w:rsidR="00F927AE" w:rsidRPr="001E01AB" w:rsidRDefault="00F927AE">
            <w:pPr>
              <w:pStyle w:val="PlainParagraph"/>
              <w:spacing w:before="0" w:after="140"/>
              <w:ind w:left="0"/>
              <w:rPr>
                <w:rFonts w:asciiTheme="minorHAnsi" w:hAnsiTheme="minorHAnsi" w:cstheme="minorHAnsi"/>
                <w:b/>
                <w:sz w:val="18"/>
                <w:szCs w:val="18"/>
              </w:rPr>
            </w:pPr>
            <w:r w:rsidRPr="001E01AB">
              <w:rPr>
                <w:rFonts w:asciiTheme="minorHAnsi" w:hAnsiTheme="minorHAnsi" w:cstheme="minorHAnsi"/>
                <w:b/>
                <w:sz w:val="18"/>
                <w:szCs w:val="18"/>
              </w:rPr>
              <w:t>RFQ title</w:t>
            </w:r>
          </w:p>
        </w:tc>
        <w:tc>
          <w:tcPr>
            <w:tcW w:w="7101" w:type="dxa"/>
          </w:tcPr>
          <w:p w14:paraId="3A679257" w14:textId="77777777" w:rsidR="00F927AE" w:rsidRPr="001E01AB" w:rsidRDefault="00F927AE">
            <w:pPr>
              <w:pStyle w:val="PlainParagraph"/>
              <w:spacing w:before="0" w:after="140"/>
              <w:ind w:left="18"/>
              <w:rPr>
                <w:rFonts w:asciiTheme="minorHAnsi" w:hAnsiTheme="minorHAnsi" w:cstheme="minorHAnsi"/>
                <w:i/>
                <w:sz w:val="18"/>
                <w:szCs w:val="18"/>
                <w:highlight w:val="yellow"/>
              </w:rPr>
            </w:pPr>
            <w:r w:rsidRPr="001E01AB">
              <w:rPr>
                <w:rFonts w:asciiTheme="minorHAnsi" w:hAnsiTheme="minorHAnsi" w:cstheme="minorHAnsi"/>
                <w:i/>
                <w:sz w:val="18"/>
                <w:szCs w:val="18"/>
                <w:highlight w:val="yellow"/>
              </w:rPr>
              <w:t>[insert]</w:t>
            </w:r>
          </w:p>
        </w:tc>
      </w:tr>
      <w:tr w:rsidR="00F927AE" w:rsidRPr="001E01AB" w14:paraId="6FAF5E91" w14:textId="77777777" w:rsidTr="179202FC">
        <w:trPr>
          <w:trHeight w:val="454"/>
        </w:trPr>
        <w:tc>
          <w:tcPr>
            <w:tcW w:w="2439" w:type="dxa"/>
            <w:shd w:val="clear" w:color="auto" w:fill="E6E6E6"/>
          </w:tcPr>
          <w:p w14:paraId="08A6DEDF" w14:textId="77777777" w:rsidR="00F927AE" w:rsidRPr="001E01AB" w:rsidRDefault="00F927AE">
            <w:pPr>
              <w:pStyle w:val="PlainParagraph"/>
              <w:spacing w:before="0" w:after="140"/>
              <w:ind w:left="0"/>
              <w:rPr>
                <w:rFonts w:asciiTheme="minorHAnsi" w:hAnsiTheme="minorHAnsi" w:cstheme="minorHAnsi"/>
                <w:b/>
                <w:sz w:val="18"/>
                <w:szCs w:val="18"/>
              </w:rPr>
            </w:pPr>
            <w:r w:rsidRPr="001E01AB">
              <w:rPr>
                <w:rFonts w:asciiTheme="minorHAnsi" w:hAnsiTheme="minorHAnsi" w:cstheme="minorHAnsi"/>
                <w:b/>
                <w:sz w:val="18"/>
                <w:szCs w:val="18"/>
              </w:rPr>
              <w:t>Panel Member contact details</w:t>
            </w:r>
          </w:p>
        </w:tc>
        <w:tc>
          <w:tcPr>
            <w:tcW w:w="7101" w:type="dxa"/>
          </w:tcPr>
          <w:p w14:paraId="04C0B368" w14:textId="77777777" w:rsidR="00F927AE" w:rsidRPr="001E01AB" w:rsidRDefault="00F927AE">
            <w:pPr>
              <w:pStyle w:val="PlainParagraph"/>
              <w:spacing w:before="0" w:after="140"/>
              <w:ind w:left="18"/>
              <w:rPr>
                <w:rFonts w:asciiTheme="minorHAnsi" w:hAnsiTheme="minorHAnsi" w:cstheme="minorHAnsi"/>
                <w:i/>
                <w:sz w:val="18"/>
                <w:szCs w:val="18"/>
              </w:rPr>
            </w:pPr>
            <w:r w:rsidRPr="001E01AB">
              <w:rPr>
                <w:rFonts w:asciiTheme="minorHAnsi" w:hAnsiTheme="minorHAnsi" w:cstheme="minorHAnsi"/>
                <w:i/>
                <w:sz w:val="18"/>
                <w:szCs w:val="18"/>
                <w:highlight w:val="yellow"/>
              </w:rPr>
              <w:t>[insert name and contact details, including business name, ABN, business address, phone and email contact]</w:t>
            </w:r>
          </w:p>
        </w:tc>
      </w:tr>
      <w:tr w:rsidR="00F927AE" w:rsidRPr="001E01AB" w14:paraId="2FA6137D" w14:textId="77777777" w:rsidTr="179202FC">
        <w:trPr>
          <w:trHeight w:val="454"/>
        </w:trPr>
        <w:tc>
          <w:tcPr>
            <w:tcW w:w="2439" w:type="dxa"/>
            <w:shd w:val="clear" w:color="auto" w:fill="E6E6E6"/>
          </w:tcPr>
          <w:p w14:paraId="35CBCCF3" w14:textId="77777777" w:rsidR="00F927AE" w:rsidRPr="001E01AB" w:rsidRDefault="00F927AE">
            <w:pPr>
              <w:pStyle w:val="PlainParagraph"/>
              <w:spacing w:before="0" w:after="140"/>
              <w:ind w:left="0"/>
              <w:rPr>
                <w:rFonts w:asciiTheme="minorHAnsi" w:hAnsiTheme="minorHAnsi" w:cstheme="minorHAnsi"/>
                <w:b/>
                <w:sz w:val="18"/>
                <w:szCs w:val="18"/>
              </w:rPr>
            </w:pPr>
            <w:r w:rsidRPr="001E01AB">
              <w:rPr>
                <w:rFonts w:asciiTheme="minorHAnsi" w:hAnsiTheme="minorHAnsi" w:cstheme="minorHAnsi"/>
                <w:b/>
                <w:sz w:val="18"/>
                <w:szCs w:val="18"/>
              </w:rPr>
              <w:t>Category of Service</w:t>
            </w:r>
          </w:p>
        </w:tc>
        <w:tc>
          <w:tcPr>
            <w:tcW w:w="7101" w:type="dxa"/>
          </w:tcPr>
          <w:p w14:paraId="66824BE2" w14:textId="77777777" w:rsidR="00F927AE" w:rsidRPr="001E01AB" w:rsidRDefault="00F927AE">
            <w:pPr>
              <w:pStyle w:val="PlainParagraph"/>
              <w:spacing w:before="0" w:after="140"/>
              <w:ind w:left="18"/>
              <w:rPr>
                <w:rFonts w:asciiTheme="minorHAnsi" w:hAnsiTheme="minorHAnsi" w:cstheme="minorHAnsi"/>
                <w:i/>
                <w:sz w:val="18"/>
                <w:szCs w:val="18"/>
                <w:highlight w:val="yellow"/>
              </w:rPr>
            </w:pPr>
            <w:r w:rsidRPr="001E01AB">
              <w:rPr>
                <w:rFonts w:asciiTheme="minorHAnsi" w:hAnsiTheme="minorHAnsi" w:cstheme="minorHAnsi"/>
                <w:i/>
                <w:sz w:val="18"/>
                <w:szCs w:val="18"/>
                <w:highlight w:val="yellow"/>
              </w:rPr>
              <w:t>[insert category of service in accordance with the Deed of Standing Offer in relation to the Research and Evaluation Services (RES) panel]</w:t>
            </w:r>
          </w:p>
        </w:tc>
      </w:tr>
      <w:tr w:rsidR="00F927AE" w:rsidRPr="001E01AB" w14:paraId="192E680B" w14:textId="77777777" w:rsidTr="179202FC">
        <w:trPr>
          <w:trHeight w:val="454"/>
        </w:trPr>
        <w:tc>
          <w:tcPr>
            <w:tcW w:w="2439" w:type="dxa"/>
            <w:shd w:val="clear" w:color="auto" w:fill="E6E6E6"/>
          </w:tcPr>
          <w:p w14:paraId="11467BF4" w14:textId="77777777" w:rsidR="00F927AE" w:rsidRPr="001E01AB" w:rsidRDefault="00F927AE">
            <w:pPr>
              <w:pStyle w:val="PlainParagraph"/>
              <w:spacing w:before="0" w:after="140"/>
              <w:ind w:left="0"/>
              <w:rPr>
                <w:rFonts w:asciiTheme="minorHAnsi" w:hAnsiTheme="minorHAnsi" w:cstheme="minorHAnsi"/>
                <w:b/>
                <w:sz w:val="18"/>
                <w:szCs w:val="18"/>
              </w:rPr>
            </w:pPr>
            <w:r w:rsidRPr="001E01AB">
              <w:rPr>
                <w:rFonts w:asciiTheme="minorHAnsi" w:hAnsiTheme="minorHAnsi" w:cstheme="minorHAnsi"/>
                <w:b/>
                <w:sz w:val="18"/>
                <w:szCs w:val="18"/>
              </w:rPr>
              <w:t xml:space="preserve">Ability to deliver the required services including </w:t>
            </w:r>
          </w:p>
        </w:tc>
        <w:tc>
          <w:tcPr>
            <w:tcW w:w="7101" w:type="dxa"/>
          </w:tcPr>
          <w:p w14:paraId="580DF570" w14:textId="77777777" w:rsidR="00F927AE" w:rsidRPr="001E01AB" w:rsidRDefault="00F927AE">
            <w:pPr>
              <w:pStyle w:val="PlainParagraph"/>
              <w:spacing w:before="0" w:after="140"/>
              <w:ind w:left="18"/>
              <w:rPr>
                <w:rFonts w:asciiTheme="minorHAnsi" w:hAnsiTheme="minorHAnsi" w:cstheme="minorHAnsi"/>
                <w:i/>
                <w:sz w:val="18"/>
                <w:szCs w:val="18"/>
                <w:highlight w:val="yellow"/>
              </w:rPr>
            </w:pPr>
            <w:r w:rsidRPr="001E01AB">
              <w:rPr>
                <w:rFonts w:asciiTheme="minorHAnsi" w:hAnsiTheme="minorHAnsi" w:cstheme="minorHAnsi"/>
                <w:i/>
                <w:sz w:val="18"/>
                <w:szCs w:val="18"/>
                <w:highlight w:val="yellow"/>
              </w:rPr>
              <w:t xml:space="preserve">[Insert an overall statement of how you will meet the department’s service requirements. </w:t>
            </w:r>
          </w:p>
          <w:p w14:paraId="2A8DB390" w14:textId="77777777" w:rsidR="00F927AE" w:rsidRPr="001E01AB" w:rsidRDefault="00F927AE">
            <w:pPr>
              <w:pStyle w:val="PlainParagraph"/>
              <w:spacing w:before="0" w:after="140"/>
              <w:ind w:left="18"/>
              <w:rPr>
                <w:rFonts w:asciiTheme="minorHAnsi" w:hAnsiTheme="minorHAnsi" w:cstheme="minorHAnsi"/>
                <w:i/>
                <w:sz w:val="18"/>
                <w:szCs w:val="18"/>
                <w:highlight w:val="yellow"/>
              </w:rPr>
            </w:pPr>
            <w:r w:rsidRPr="001E01AB">
              <w:rPr>
                <w:rFonts w:asciiTheme="minorHAnsi" w:hAnsiTheme="minorHAnsi" w:cstheme="minorHAnsi"/>
                <w:i/>
                <w:sz w:val="18"/>
                <w:szCs w:val="18"/>
                <w:highlight w:val="yellow"/>
              </w:rPr>
              <w:t>[This may be submitted in the form of a detailed project proposal and attached to this form</w:t>
            </w:r>
          </w:p>
        </w:tc>
      </w:tr>
      <w:tr w:rsidR="00F927AE" w:rsidRPr="001E01AB" w14:paraId="38D16AF7" w14:textId="77777777" w:rsidTr="179202FC">
        <w:trPr>
          <w:trHeight w:val="454"/>
        </w:trPr>
        <w:tc>
          <w:tcPr>
            <w:tcW w:w="2439" w:type="dxa"/>
            <w:shd w:val="clear" w:color="auto" w:fill="E6E6E6"/>
          </w:tcPr>
          <w:p w14:paraId="245A2179" w14:textId="77777777" w:rsidR="00F927AE" w:rsidRPr="001E01AB" w:rsidRDefault="00F927AE">
            <w:pPr>
              <w:pStyle w:val="PlainParagraph"/>
              <w:spacing w:before="0" w:after="140"/>
              <w:ind w:left="0"/>
              <w:rPr>
                <w:rFonts w:asciiTheme="minorHAnsi" w:hAnsiTheme="minorHAnsi" w:cstheme="minorHAnsi"/>
                <w:b/>
                <w:sz w:val="18"/>
                <w:szCs w:val="18"/>
              </w:rPr>
            </w:pPr>
            <w:r w:rsidRPr="001E01AB">
              <w:rPr>
                <w:rFonts w:asciiTheme="minorHAnsi" w:hAnsiTheme="minorHAnsi" w:cstheme="minorHAnsi"/>
                <w:b/>
                <w:sz w:val="18"/>
                <w:szCs w:val="18"/>
              </w:rPr>
              <w:t>Methodology</w:t>
            </w:r>
          </w:p>
        </w:tc>
        <w:tc>
          <w:tcPr>
            <w:tcW w:w="7101" w:type="dxa"/>
          </w:tcPr>
          <w:p w14:paraId="30C2F0A1" w14:textId="77777777" w:rsidR="00F927AE" w:rsidRPr="001E01AB" w:rsidRDefault="00F927AE">
            <w:pPr>
              <w:pStyle w:val="PlainParagraph"/>
              <w:spacing w:before="0" w:after="140"/>
              <w:ind w:left="18"/>
              <w:rPr>
                <w:rFonts w:asciiTheme="minorHAnsi" w:hAnsiTheme="minorHAnsi" w:cstheme="minorHAnsi"/>
                <w:i/>
                <w:sz w:val="18"/>
                <w:szCs w:val="18"/>
              </w:rPr>
            </w:pPr>
            <w:r w:rsidRPr="001E01AB">
              <w:rPr>
                <w:rFonts w:asciiTheme="minorHAnsi" w:hAnsiTheme="minorHAnsi" w:cstheme="minorHAnsi"/>
                <w:i/>
                <w:sz w:val="18"/>
                <w:szCs w:val="18"/>
                <w:highlight w:val="yellow"/>
              </w:rPr>
              <w:t>Insert the proposed methodology/approach to delivering the required services including timing and deliverable</w:t>
            </w:r>
          </w:p>
          <w:p w14:paraId="419629E1" w14:textId="77777777" w:rsidR="00F927AE" w:rsidRPr="001E01AB" w:rsidRDefault="00F927AE">
            <w:pPr>
              <w:pStyle w:val="PlainParagraph"/>
              <w:spacing w:before="0" w:after="140"/>
              <w:ind w:left="18"/>
              <w:rPr>
                <w:rFonts w:asciiTheme="minorHAnsi" w:hAnsiTheme="minorHAnsi" w:cstheme="minorHAnsi"/>
                <w:i/>
                <w:sz w:val="18"/>
                <w:szCs w:val="18"/>
              </w:rPr>
            </w:pPr>
            <w:r w:rsidRPr="001E01AB">
              <w:rPr>
                <w:rFonts w:asciiTheme="minorHAnsi" w:hAnsiTheme="minorHAnsi" w:cstheme="minorHAnsi"/>
                <w:i/>
                <w:sz w:val="18"/>
                <w:szCs w:val="18"/>
                <w:highlight w:val="yellow"/>
              </w:rPr>
              <w:t>[This may be submitted in the form of a project proposal and attached to this form]</w:t>
            </w:r>
          </w:p>
        </w:tc>
      </w:tr>
      <w:tr w:rsidR="00F927AE" w:rsidRPr="001E01AB" w14:paraId="43294355" w14:textId="77777777" w:rsidTr="179202FC">
        <w:trPr>
          <w:trHeight w:val="454"/>
        </w:trPr>
        <w:tc>
          <w:tcPr>
            <w:tcW w:w="2439" w:type="dxa"/>
            <w:shd w:val="clear" w:color="auto" w:fill="E6E6E6"/>
          </w:tcPr>
          <w:p w14:paraId="5501517B" w14:textId="77777777" w:rsidR="00F927AE" w:rsidRPr="001E01AB" w:rsidRDefault="00F927AE">
            <w:pPr>
              <w:pStyle w:val="PlainParagraph"/>
              <w:spacing w:before="0" w:after="140"/>
              <w:ind w:left="0"/>
              <w:rPr>
                <w:rFonts w:asciiTheme="minorHAnsi" w:hAnsiTheme="minorHAnsi" w:cstheme="minorHAnsi"/>
                <w:b/>
                <w:sz w:val="18"/>
                <w:szCs w:val="18"/>
              </w:rPr>
            </w:pPr>
            <w:r w:rsidRPr="001E01AB">
              <w:rPr>
                <w:rFonts w:asciiTheme="minorHAnsi" w:hAnsiTheme="minorHAnsi" w:cstheme="minorHAnsi"/>
                <w:b/>
                <w:sz w:val="18"/>
                <w:szCs w:val="18"/>
              </w:rPr>
              <w:t xml:space="preserve">Responses to the Selection/Evaluation criteria specified in Item </w:t>
            </w:r>
            <w:r>
              <w:rPr>
                <w:rFonts w:asciiTheme="minorHAnsi" w:hAnsiTheme="minorHAnsi" w:cstheme="minorHAnsi"/>
                <w:b/>
                <w:sz w:val="18"/>
                <w:szCs w:val="18"/>
              </w:rPr>
              <w:t>6</w:t>
            </w:r>
            <w:r w:rsidRPr="001E01AB">
              <w:rPr>
                <w:rFonts w:asciiTheme="minorHAnsi" w:hAnsiTheme="minorHAnsi" w:cstheme="minorHAnsi"/>
                <w:b/>
                <w:sz w:val="18"/>
                <w:szCs w:val="18"/>
              </w:rPr>
              <w:t xml:space="preserve"> of the RFQ</w:t>
            </w:r>
          </w:p>
          <w:p w14:paraId="2E9FCE07" w14:textId="77777777" w:rsidR="00F927AE" w:rsidRPr="001E01AB" w:rsidRDefault="00F927AE">
            <w:pPr>
              <w:pStyle w:val="PlainParagraph"/>
              <w:spacing w:before="0" w:after="140"/>
              <w:ind w:left="0"/>
              <w:rPr>
                <w:rFonts w:asciiTheme="minorHAnsi" w:hAnsiTheme="minorHAnsi" w:cstheme="minorHAnsi"/>
                <w:b/>
                <w:sz w:val="18"/>
                <w:szCs w:val="18"/>
              </w:rPr>
            </w:pPr>
          </w:p>
        </w:tc>
        <w:tc>
          <w:tcPr>
            <w:tcW w:w="7101" w:type="dxa"/>
          </w:tcPr>
          <w:p w14:paraId="43AF9D10" w14:textId="77777777" w:rsidR="00F927AE" w:rsidRPr="001E01AB" w:rsidRDefault="00F927AE">
            <w:pPr>
              <w:pStyle w:val="PlainParagraph"/>
              <w:spacing w:before="0" w:after="140"/>
              <w:ind w:left="18"/>
              <w:rPr>
                <w:rFonts w:asciiTheme="minorHAnsi" w:hAnsiTheme="minorHAnsi" w:cstheme="minorHAnsi"/>
                <w:i/>
                <w:sz w:val="18"/>
                <w:szCs w:val="18"/>
                <w:highlight w:val="yellow"/>
              </w:rPr>
            </w:pPr>
            <w:r w:rsidRPr="001E01AB">
              <w:rPr>
                <w:rFonts w:asciiTheme="minorHAnsi" w:hAnsiTheme="minorHAnsi" w:cstheme="minorHAnsi"/>
                <w:i/>
                <w:sz w:val="18"/>
                <w:szCs w:val="18"/>
                <w:highlight w:val="yellow"/>
              </w:rPr>
              <w:t xml:space="preserve">A response should be provided against each of the specified criteria </w:t>
            </w:r>
          </w:p>
        </w:tc>
      </w:tr>
      <w:tr w:rsidR="000D4E84" w:rsidRPr="001E01AB" w14:paraId="52F3D102" w14:textId="77777777" w:rsidTr="179202FC">
        <w:trPr>
          <w:trHeight w:val="454"/>
        </w:trPr>
        <w:tc>
          <w:tcPr>
            <w:tcW w:w="2439" w:type="dxa"/>
            <w:shd w:val="clear" w:color="auto" w:fill="E6E6E6"/>
          </w:tcPr>
          <w:p w14:paraId="0A892F11" w14:textId="204F9037" w:rsidR="000D4E84" w:rsidRPr="001E01AB" w:rsidRDefault="000D4E84">
            <w:pPr>
              <w:pStyle w:val="PlainParagraph"/>
              <w:spacing w:before="0" w:after="140"/>
              <w:ind w:left="0"/>
              <w:rPr>
                <w:rFonts w:asciiTheme="minorHAnsi" w:hAnsiTheme="minorHAnsi" w:cstheme="minorHAnsi"/>
                <w:b/>
                <w:sz w:val="18"/>
                <w:szCs w:val="18"/>
              </w:rPr>
            </w:pPr>
            <w:r>
              <w:rPr>
                <w:rFonts w:asciiTheme="minorHAnsi" w:hAnsiTheme="minorHAnsi" w:cstheme="minorHAnsi"/>
                <w:b/>
                <w:sz w:val="18"/>
                <w:szCs w:val="18"/>
              </w:rPr>
              <w:t>Use of AI Systems</w:t>
            </w:r>
          </w:p>
        </w:tc>
        <w:tc>
          <w:tcPr>
            <w:tcW w:w="7101" w:type="dxa"/>
          </w:tcPr>
          <w:p w14:paraId="4B54FE74" w14:textId="2185C9E3" w:rsidR="000D4E84" w:rsidRPr="00F0578C" w:rsidRDefault="000D4E84" w:rsidP="000D4E84">
            <w:pPr>
              <w:pStyle w:val="TableParagraph"/>
              <w:spacing w:before="120" w:line="346" w:lineRule="auto"/>
              <w:ind w:left="108" w:right="663" w:hanging="102"/>
              <w:rPr>
                <w:rFonts w:ascii="Calibri" w:hAnsi="Calibri" w:cs="Calibri"/>
                <w:i/>
                <w:sz w:val="18"/>
                <w:szCs w:val="18"/>
              </w:rPr>
            </w:pPr>
            <w:r w:rsidRPr="002B21EA">
              <w:rPr>
                <w:rFonts w:ascii="Calibri" w:hAnsi="Calibri" w:cs="Calibri"/>
                <w:sz w:val="18"/>
                <w:szCs w:val="18"/>
              </w:rPr>
              <w:t>[</w:t>
            </w:r>
            <w:r>
              <w:rPr>
                <w:rFonts w:ascii="Calibri" w:hAnsi="Calibri" w:cs="Calibri"/>
                <w:i/>
                <w:sz w:val="18"/>
                <w:szCs w:val="18"/>
              </w:rPr>
              <w:t>I</w:t>
            </w:r>
            <w:r w:rsidRPr="002B21EA">
              <w:rPr>
                <w:rFonts w:ascii="Calibri" w:hAnsi="Calibri" w:cs="Calibri"/>
                <w:i/>
                <w:sz w:val="18"/>
                <w:szCs w:val="18"/>
              </w:rPr>
              <w:t>nclude</w:t>
            </w:r>
            <w:r w:rsidRPr="002B21EA">
              <w:rPr>
                <w:rFonts w:ascii="Calibri" w:hAnsi="Calibri" w:cs="Calibri"/>
                <w:i/>
                <w:spacing w:val="-4"/>
                <w:sz w:val="18"/>
                <w:szCs w:val="18"/>
              </w:rPr>
              <w:t xml:space="preserve"> </w:t>
            </w:r>
            <w:r w:rsidRPr="002B21EA">
              <w:rPr>
                <w:rFonts w:ascii="Calibri" w:hAnsi="Calibri" w:cs="Calibri"/>
                <w:i/>
                <w:sz w:val="18"/>
                <w:szCs w:val="18"/>
              </w:rPr>
              <w:t>the</w:t>
            </w:r>
            <w:r w:rsidRPr="002B21EA">
              <w:rPr>
                <w:rFonts w:ascii="Calibri" w:hAnsi="Calibri" w:cs="Calibri"/>
                <w:i/>
                <w:spacing w:val="-4"/>
                <w:sz w:val="18"/>
                <w:szCs w:val="18"/>
              </w:rPr>
              <w:t xml:space="preserve"> </w:t>
            </w:r>
            <w:r w:rsidRPr="002B21EA">
              <w:rPr>
                <w:rFonts w:ascii="Calibri" w:hAnsi="Calibri" w:cs="Calibri"/>
                <w:i/>
                <w:sz w:val="18"/>
                <w:szCs w:val="18"/>
              </w:rPr>
              <w:t>following</w:t>
            </w:r>
            <w:r w:rsidRPr="002B21EA">
              <w:rPr>
                <w:rFonts w:ascii="Calibri" w:hAnsi="Calibri" w:cs="Calibri"/>
                <w:i/>
                <w:spacing w:val="-1"/>
                <w:sz w:val="18"/>
                <w:szCs w:val="18"/>
              </w:rPr>
              <w:t xml:space="preserve"> </w:t>
            </w:r>
            <w:r w:rsidRPr="002B21EA">
              <w:rPr>
                <w:rFonts w:ascii="Calibri" w:hAnsi="Calibri" w:cs="Calibri"/>
                <w:i/>
                <w:sz w:val="18"/>
                <w:szCs w:val="18"/>
              </w:rPr>
              <w:t>if</w:t>
            </w:r>
            <w:r w:rsidRPr="002B21EA">
              <w:rPr>
                <w:rFonts w:ascii="Calibri" w:hAnsi="Calibri" w:cs="Calibri"/>
                <w:i/>
                <w:spacing w:val="-4"/>
                <w:sz w:val="18"/>
                <w:szCs w:val="18"/>
              </w:rPr>
              <w:t xml:space="preserve"> </w:t>
            </w:r>
            <w:r w:rsidRPr="002B21EA">
              <w:rPr>
                <w:rFonts w:ascii="Calibri" w:hAnsi="Calibri" w:cs="Calibri"/>
                <w:i/>
                <w:sz w:val="18"/>
                <w:szCs w:val="18"/>
              </w:rPr>
              <w:t>the</w:t>
            </w:r>
            <w:r w:rsidRPr="002B21EA">
              <w:rPr>
                <w:rFonts w:ascii="Calibri" w:hAnsi="Calibri" w:cs="Calibri"/>
                <w:i/>
                <w:spacing w:val="-1"/>
                <w:sz w:val="18"/>
                <w:szCs w:val="18"/>
              </w:rPr>
              <w:t xml:space="preserve"> </w:t>
            </w:r>
            <w:r>
              <w:rPr>
                <w:rFonts w:ascii="Calibri" w:hAnsi="Calibri" w:cs="Calibri"/>
                <w:i/>
                <w:spacing w:val="-1"/>
                <w:sz w:val="18"/>
                <w:szCs w:val="18"/>
              </w:rPr>
              <w:t>Department</w:t>
            </w:r>
            <w:r w:rsidR="00746AF8">
              <w:rPr>
                <w:rFonts w:ascii="Calibri" w:hAnsi="Calibri" w:cs="Calibri"/>
                <w:i/>
                <w:spacing w:val="-1"/>
                <w:sz w:val="18"/>
                <w:szCs w:val="18"/>
              </w:rPr>
              <w:t>/Agency</w:t>
            </w:r>
            <w:r w:rsidRPr="002B21EA">
              <w:rPr>
                <w:rFonts w:ascii="Calibri" w:hAnsi="Calibri" w:cs="Calibri"/>
                <w:i/>
                <w:spacing w:val="-1"/>
                <w:sz w:val="18"/>
                <w:szCs w:val="18"/>
              </w:rPr>
              <w:t xml:space="preserve"> </w:t>
            </w:r>
            <w:r w:rsidRPr="002B21EA">
              <w:rPr>
                <w:rFonts w:ascii="Calibri" w:hAnsi="Calibri" w:cs="Calibri"/>
                <w:i/>
                <w:sz w:val="18"/>
                <w:szCs w:val="18"/>
              </w:rPr>
              <w:t>consents</w:t>
            </w:r>
            <w:r w:rsidRPr="002B21EA">
              <w:rPr>
                <w:rFonts w:ascii="Calibri" w:hAnsi="Calibri" w:cs="Calibri"/>
                <w:i/>
                <w:spacing w:val="-1"/>
                <w:sz w:val="18"/>
                <w:szCs w:val="18"/>
              </w:rPr>
              <w:t xml:space="preserve"> </w:t>
            </w:r>
            <w:r w:rsidRPr="002B21EA">
              <w:rPr>
                <w:rFonts w:ascii="Calibri" w:hAnsi="Calibri" w:cs="Calibri"/>
                <w:i/>
                <w:sz w:val="18"/>
                <w:szCs w:val="18"/>
              </w:rPr>
              <w:t>to</w:t>
            </w:r>
            <w:r w:rsidRPr="002B21EA">
              <w:rPr>
                <w:rFonts w:ascii="Calibri" w:hAnsi="Calibri" w:cs="Calibri"/>
                <w:i/>
                <w:spacing w:val="-1"/>
                <w:sz w:val="18"/>
                <w:szCs w:val="18"/>
              </w:rPr>
              <w:t xml:space="preserve"> </w:t>
            </w:r>
            <w:r w:rsidRPr="002B21EA">
              <w:rPr>
                <w:rFonts w:ascii="Calibri" w:hAnsi="Calibri" w:cs="Calibri"/>
                <w:i/>
                <w:sz w:val="18"/>
                <w:szCs w:val="18"/>
              </w:rPr>
              <w:t>the</w:t>
            </w:r>
            <w:r w:rsidRPr="002B21EA">
              <w:rPr>
                <w:rFonts w:ascii="Calibri" w:hAnsi="Calibri" w:cs="Calibri"/>
                <w:i/>
                <w:spacing w:val="-1"/>
                <w:sz w:val="18"/>
                <w:szCs w:val="18"/>
              </w:rPr>
              <w:t xml:space="preserve"> </w:t>
            </w:r>
            <w:r w:rsidRPr="002B21EA">
              <w:rPr>
                <w:rFonts w:ascii="Calibri" w:hAnsi="Calibri" w:cs="Calibri"/>
                <w:i/>
                <w:sz w:val="18"/>
                <w:szCs w:val="18"/>
              </w:rPr>
              <w:t>use</w:t>
            </w:r>
            <w:r w:rsidRPr="002B21EA">
              <w:rPr>
                <w:rFonts w:ascii="Calibri" w:hAnsi="Calibri" w:cs="Calibri"/>
                <w:i/>
                <w:spacing w:val="-4"/>
                <w:sz w:val="18"/>
                <w:szCs w:val="18"/>
              </w:rPr>
              <w:t xml:space="preserve"> </w:t>
            </w:r>
            <w:r w:rsidRPr="002B21EA">
              <w:rPr>
                <w:rFonts w:ascii="Calibri" w:hAnsi="Calibri" w:cs="Calibri"/>
                <w:i/>
                <w:sz w:val="18"/>
                <w:szCs w:val="18"/>
              </w:rPr>
              <w:t>of</w:t>
            </w:r>
            <w:r w:rsidRPr="002B21EA">
              <w:rPr>
                <w:rFonts w:ascii="Calibri" w:hAnsi="Calibri" w:cs="Calibri"/>
                <w:i/>
                <w:spacing w:val="-2"/>
                <w:sz w:val="18"/>
                <w:szCs w:val="18"/>
              </w:rPr>
              <w:t xml:space="preserve"> </w:t>
            </w:r>
            <w:r w:rsidRPr="002B21EA">
              <w:rPr>
                <w:rFonts w:ascii="Calibri" w:hAnsi="Calibri" w:cs="Calibri"/>
                <w:i/>
                <w:sz w:val="18"/>
                <w:szCs w:val="18"/>
              </w:rPr>
              <w:t>AI</w:t>
            </w:r>
            <w:r w:rsidRPr="002B21EA">
              <w:rPr>
                <w:rFonts w:ascii="Calibri" w:hAnsi="Calibri" w:cs="Calibri"/>
                <w:i/>
                <w:spacing w:val="-4"/>
                <w:sz w:val="18"/>
                <w:szCs w:val="18"/>
              </w:rPr>
              <w:t xml:space="preserve"> </w:t>
            </w:r>
            <w:r w:rsidRPr="002B21EA">
              <w:rPr>
                <w:rFonts w:ascii="Calibri" w:hAnsi="Calibri" w:cs="Calibri"/>
                <w:i/>
                <w:sz w:val="18"/>
                <w:szCs w:val="18"/>
              </w:rPr>
              <w:t>Systems</w:t>
            </w:r>
            <w:r w:rsidRPr="002B21EA">
              <w:rPr>
                <w:rFonts w:ascii="Calibri" w:hAnsi="Calibri" w:cs="Calibri"/>
                <w:i/>
                <w:spacing w:val="-1"/>
                <w:sz w:val="18"/>
                <w:szCs w:val="18"/>
              </w:rPr>
              <w:t xml:space="preserve"> </w:t>
            </w:r>
            <w:r w:rsidRPr="002B21EA">
              <w:rPr>
                <w:rFonts w:ascii="Calibri" w:hAnsi="Calibri" w:cs="Calibri"/>
                <w:i/>
                <w:sz w:val="18"/>
                <w:szCs w:val="18"/>
              </w:rPr>
              <w:t>in</w:t>
            </w:r>
            <w:r w:rsidRPr="002B21EA">
              <w:rPr>
                <w:rFonts w:ascii="Calibri" w:hAnsi="Calibri" w:cs="Calibri"/>
                <w:i/>
                <w:spacing w:val="-4"/>
                <w:sz w:val="18"/>
                <w:szCs w:val="18"/>
              </w:rPr>
              <w:t xml:space="preserve"> </w:t>
            </w:r>
            <w:r w:rsidRPr="002B21EA">
              <w:rPr>
                <w:rFonts w:ascii="Calibri" w:hAnsi="Calibri" w:cs="Calibri"/>
                <w:i/>
                <w:sz w:val="18"/>
                <w:szCs w:val="18"/>
              </w:rPr>
              <w:t>the</w:t>
            </w:r>
            <w:r w:rsidRPr="002B21EA">
              <w:rPr>
                <w:rFonts w:ascii="Calibri" w:hAnsi="Calibri" w:cs="Calibri"/>
                <w:i/>
                <w:spacing w:val="-4"/>
                <w:sz w:val="18"/>
                <w:szCs w:val="18"/>
              </w:rPr>
              <w:t xml:space="preserve"> </w:t>
            </w:r>
            <w:r w:rsidRPr="002B21EA">
              <w:rPr>
                <w:rFonts w:ascii="Calibri" w:hAnsi="Calibri" w:cs="Calibri"/>
                <w:i/>
                <w:sz w:val="18"/>
                <w:szCs w:val="18"/>
              </w:rPr>
              <w:t>delivery</w:t>
            </w:r>
            <w:r w:rsidRPr="002B21EA">
              <w:rPr>
                <w:rFonts w:ascii="Calibri" w:hAnsi="Calibri" w:cs="Calibri"/>
                <w:i/>
                <w:spacing w:val="-1"/>
                <w:sz w:val="18"/>
                <w:szCs w:val="18"/>
              </w:rPr>
              <w:t xml:space="preserve"> </w:t>
            </w:r>
            <w:r w:rsidRPr="002B21EA">
              <w:rPr>
                <w:rFonts w:ascii="Calibri" w:hAnsi="Calibri" w:cs="Calibri"/>
                <w:i/>
                <w:sz w:val="18"/>
                <w:szCs w:val="18"/>
              </w:rPr>
              <w:t>of</w:t>
            </w:r>
            <w:r w:rsidRPr="002B21EA">
              <w:rPr>
                <w:rFonts w:ascii="Calibri" w:hAnsi="Calibri" w:cs="Calibri"/>
                <w:i/>
                <w:spacing w:val="-2"/>
                <w:sz w:val="18"/>
                <w:szCs w:val="18"/>
              </w:rPr>
              <w:t xml:space="preserve"> </w:t>
            </w:r>
            <w:r w:rsidRPr="002B21EA">
              <w:rPr>
                <w:rFonts w:ascii="Calibri" w:hAnsi="Calibri" w:cs="Calibri"/>
                <w:i/>
                <w:sz w:val="18"/>
                <w:szCs w:val="18"/>
              </w:rPr>
              <w:t>the</w:t>
            </w:r>
            <w:r w:rsidRPr="00F0578C">
              <w:rPr>
                <w:rFonts w:ascii="Calibri" w:hAnsi="Calibri" w:cs="Calibri"/>
                <w:i/>
                <w:sz w:val="18"/>
                <w:szCs w:val="18"/>
              </w:rPr>
              <w:t xml:space="preserve"> </w:t>
            </w:r>
            <w:r w:rsidRPr="002B21EA">
              <w:rPr>
                <w:rFonts w:ascii="Calibri" w:hAnsi="Calibri" w:cs="Calibri"/>
                <w:i/>
                <w:sz w:val="18"/>
                <w:szCs w:val="18"/>
              </w:rPr>
              <w:t>Services</w:t>
            </w:r>
            <w:r w:rsidRPr="00F0578C">
              <w:rPr>
                <w:rFonts w:ascii="Calibri" w:hAnsi="Calibri" w:cs="Calibri"/>
                <w:i/>
                <w:sz w:val="18"/>
                <w:szCs w:val="18"/>
              </w:rPr>
              <w:t xml:space="preserve">: </w:t>
            </w:r>
          </w:p>
          <w:p w14:paraId="16B277A4" w14:textId="77777777" w:rsidR="000D4E84" w:rsidRPr="002B21EA" w:rsidRDefault="000D4E84" w:rsidP="000D4E84">
            <w:pPr>
              <w:pStyle w:val="TableParagraph"/>
              <w:spacing w:before="0" w:line="345" w:lineRule="auto"/>
              <w:ind w:left="107" w:right="664" w:hanging="101"/>
              <w:rPr>
                <w:rFonts w:ascii="Calibri" w:hAnsi="Calibri" w:cs="Calibri"/>
                <w:sz w:val="18"/>
                <w:szCs w:val="18"/>
              </w:rPr>
            </w:pPr>
            <w:r w:rsidRPr="002B21EA">
              <w:rPr>
                <w:rFonts w:ascii="Calibri" w:hAnsi="Calibri" w:cs="Calibri"/>
                <w:sz w:val="18"/>
                <w:szCs w:val="18"/>
              </w:rPr>
              <w:t>The</w:t>
            </w:r>
            <w:r w:rsidRPr="007E1738">
              <w:rPr>
                <w:rFonts w:ascii="Calibri" w:hAnsi="Calibri" w:cs="Calibri"/>
                <w:sz w:val="18"/>
                <w:szCs w:val="18"/>
              </w:rPr>
              <w:t xml:space="preserve"> Panel Member</w:t>
            </w:r>
            <w:r w:rsidRPr="002B21EA">
              <w:rPr>
                <w:rFonts w:ascii="Calibri" w:hAnsi="Calibri" w:cs="Calibri"/>
                <w:sz w:val="18"/>
                <w:szCs w:val="18"/>
              </w:rPr>
              <w:t xml:space="preserve"> is also required to:</w:t>
            </w:r>
          </w:p>
          <w:p w14:paraId="57A49DB4" w14:textId="639C5B28" w:rsidR="000D4E84" w:rsidRPr="00A6448B" w:rsidRDefault="000D4E84" w:rsidP="000D4E84">
            <w:pPr>
              <w:pStyle w:val="TableParagraph"/>
              <w:numPr>
                <w:ilvl w:val="0"/>
                <w:numId w:val="31"/>
              </w:numPr>
              <w:tabs>
                <w:tab w:val="left" w:pos="805"/>
              </w:tabs>
              <w:spacing w:before="0" w:line="219" w:lineRule="exact"/>
              <w:ind w:left="805" w:hanging="357"/>
              <w:rPr>
                <w:rFonts w:ascii="Calibri" w:hAnsi="Calibri" w:cs="Calibri"/>
                <w:sz w:val="18"/>
                <w:szCs w:val="18"/>
              </w:rPr>
            </w:pPr>
            <w:r w:rsidRPr="002B21EA">
              <w:rPr>
                <w:rFonts w:ascii="Calibri" w:hAnsi="Calibri" w:cs="Calibri"/>
                <w:sz w:val="18"/>
                <w:szCs w:val="18"/>
              </w:rPr>
              <w:t>confirm</w:t>
            </w:r>
            <w:r w:rsidRPr="002B21EA">
              <w:rPr>
                <w:rFonts w:ascii="Calibri" w:hAnsi="Calibri" w:cs="Calibri"/>
                <w:spacing w:val="-3"/>
                <w:sz w:val="18"/>
                <w:szCs w:val="18"/>
              </w:rPr>
              <w:t xml:space="preserve"> </w:t>
            </w:r>
            <w:r w:rsidRPr="002B21EA">
              <w:rPr>
                <w:rFonts w:ascii="Calibri" w:hAnsi="Calibri" w:cs="Calibri"/>
                <w:sz w:val="18"/>
                <w:szCs w:val="18"/>
              </w:rPr>
              <w:t>whether</w:t>
            </w:r>
            <w:r w:rsidRPr="002B21EA">
              <w:rPr>
                <w:rFonts w:ascii="Calibri" w:hAnsi="Calibri" w:cs="Calibri"/>
                <w:spacing w:val="-4"/>
                <w:sz w:val="18"/>
                <w:szCs w:val="18"/>
              </w:rPr>
              <w:t xml:space="preserve"> </w:t>
            </w:r>
            <w:r w:rsidRPr="002B21EA">
              <w:rPr>
                <w:rFonts w:ascii="Calibri" w:hAnsi="Calibri" w:cs="Calibri"/>
                <w:sz w:val="18"/>
                <w:szCs w:val="18"/>
              </w:rPr>
              <w:t>any AI</w:t>
            </w:r>
            <w:r w:rsidRPr="002B21EA">
              <w:rPr>
                <w:rFonts w:ascii="Calibri" w:hAnsi="Calibri" w:cs="Calibri"/>
                <w:spacing w:val="-2"/>
                <w:sz w:val="18"/>
                <w:szCs w:val="18"/>
              </w:rPr>
              <w:t xml:space="preserve"> </w:t>
            </w:r>
            <w:r w:rsidRPr="002B21EA">
              <w:rPr>
                <w:rFonts w:ascii="Calibri" w:hAnsi="Calibri" w:cs="Calibri"/>
                <w:sz w:val="18"/>
                <w:szCs w:val="18"/>
              </w:rPr>
              <w:t>Systems</w:t>
            </w:r>
            <w:r w:rsidRPr="002B21EA">
              <w:rPr>
                <w:rFonts w:ascii="Calibri" w:hAnsi="Calibri" w:cs="Calibri"/>
                <w:spacing w:val="-1"/>
                <w:sz w:val="18"/>
                <w:szCs w:val="18"/>
              </w:rPr>
              <w:t xml:space="preserve"> </w:t>
            </w:r>
            <w:r w:rsidRPr="002B21EA">
              <w:rPr>
                <w:rFonts w:ascii="Calibri" w:hAnsi="Calibri" w:cs="Calibri"/>
                <w:sz w:val="18"/>
                <w:szCs w:val="18"/>
              </w:rPr>
              <w:t>will</w:t>
            </w:r>
            <w:r w:rsidRPr="002B21EA">
              <w:rPr>
                <w:rFonts w:ascii="Calibri" w:hAnsi="Calibri" w:cs="Calibri"/>
                <w:spacing w:val="-1"/>
                <w:sz w:val="18"/>
                <w:szCs w:val="18"/>
              </w:rPr>
              <w:t xml:space="preserve"> </w:t>
            </w:r>
            <w:r w:rsidRPr="002B21EA">
              <w:rPr>
                <w:rFonts w:ascii="Calibri" w:hAnsi="Calibri" w:cs="Calibri"/>
                <w:sz w:val="18"/>
                <w:szCs w:val="18"/>
              </w:rPr>
              <w:t>or</w:t>
            </w:r>
            <w:r w:rsidRPr="002B21EA">
              <w:rPr>
                <w:rFonts w:ascii="Calibri" w:hAnsi="Calibri" w:cs="Calibri"/>
                <w:spacing w:val="-3"/>
                <w:sz w:val="18"/>
                <w:szCs w:val="18"/>
              </w:rPr>
              <w:t xml:space="preserve"> </w:t>
            </w:r>
            <w:r w:rsidRPr="002B21EA">
              <w:rPr>
                <w:rFonts w:ascii="Calibri" w:hAnsi="Calibri" w:cs="Calibri"/>
                <w:sz w:val="18"/>
                <w:szCs w:val="18"/>
              </w:rPr>
              <w:t>will</w:t>
            </w:r>
            <w:r w:rsidRPr="002B21EA">
              <w:rPr>
                <w:rFonts w:ascii="Calibri" w:hAnsi="Calibri" w:cs="Calibri"/>
                <w:spacing w:val="-4"/>
                <w:sz w:val="18"/>
                <w:szCs w:val="18"/>
              </w:rPr>
              <w:t xml:space="preserve"> </w:t>
            </w:r>
            <w:r w:rsidRPr="002B21EA">
              <w:rPr>
                <w:rFonts w:ascii="Calibri" w:hAnsi="Calibri" w:cs="Calibri"/>
                <w:sz w:val="18"/>
                <w:szCs w:val="18"/>
              </w:rPr>
              <w:t>not</w:t>
            </w:r>
            <w:r w:rsidRPr="002B21EA">
              <w:rPr>
                <w:rFonts w:ascii="Calibri" w:hAnsi="Calibri" w:cs="Calibri"/>
                <w:spacing w:val="-3"/>
                <w:sz w:val="18"/>
                <w:szCs w:val="18"/>
              </w:rPr>
              <w:t xml:space="preserve"> </w:t>
            </w:r>
            <w:r w:rsidRPr="002B21EA">
              <w:rPr>
                <w:rFonts w:ascii="Calibri" w:hAnsi="Calibri" w:cs="Calibri"/>
                <w:sz w:val="18"/>
                <w:szCs w:val="18"/>
              </w:rPr>
              <w:t>be</w:t>
            </w:r>
            <w:r w:rsidRPr="002B21EA">
              <w:rPr>
                <w:rFonts w:ascii="Calibri" w:hAnsi="Calibri" w:cs="Calibri"/>
                <w:spacing w:val="-4"/>
                <w:sz w:val="18"/>
                <w:szCs w:val="18"/>
              </w:rPr>
              <w:t xml:space="preserve"> </w:t>
            </w:r>
            <w:r w:rsidRPr="002B21EA">
              <w:rPr>
                <w:rFonts w:ascii="Calibri" w:hAnsi="Calibri" w:cs="Calibri"/>
                <w:sz w:val="18"/>
                <w:szCs w:val="18"/>
              </w:rPr>
              <w:t>used</w:t>
            </w:r>
            <w:r w:rsidRPr="002B21EA">
              <w:rPr>
                <w:rFonts w:ascii="Calibri" w:hAnsi="Calibri" w:cs="Calibri"/>
                <w:spacing w:val="-1"/>
                <w:sz w:val="18"/>
                <w:szCs w:val="18"/>
              </w:rPr>
              <w:t xml:space="preserve"> </w:t>
            </w:r>
            <w:r w:rsidRPr="002B21EA">
              <w:rPr>
                <w:rFonts w:ascii="Calibri" w:hAnsi="Calibri" w:cs="Calibri"/>
                <w:sz w:val="18"/>
                <w:szCs w:val="18"/>
              </w:rPr>
              <w:t>in</w:t>
            </w:r>
            <w:r w:rsidRPr="002B21EA">
              <w:rPr>
                <w:rFonts w:ascii="Calibri" w:hAnsi="Calibri" w:cs="Calibri"/>
                <w:spacing w:val="-3"/>
                <w:sz w:val="18"/>
                <w:szCs w:val="18"/>
              </w:rPr>
              <w:t xml:space="preserve"> </w:t>
            </w:r>
            <w:r w:rsidRPr="002B21EA">
              <w:rPr>
                <w:rFonts w:ascii="Calibri" w:hAnsi="Calibri" w:cs="Calibri"/>
                <w:sz w:val="18"/>
                <w:szCs w:val="18"/>
              </w:rPr>
              <w:t>connection</w:t>
            </w:r>
            <w:r w:rsidRPr="002B21EA">
              <w:rPr>
                <w:rFonts w:ascii="Calibri" w:hAnsi="Calibri" w:cs="Calibri"/>
                <w:spacing w:val="-1"/>
                <w:sz w:val="18"/>
                <w:szCs w:val="18"/>
              </w:rPr>
              <w:t xml:space="preserve"> </w:t>
            </w:r>
            <w:r w:rsidRPr="002B21EA">
              <w:rPr>
                <w:rFonts w:ascii="Calibri" w:hAnsi="Calibri" w:cs="Calibri"/>
                <w:sz w:val="18"/>
                <w:szCs w:val="18"/>
              </w:rPr>
              <w:t>with</w:t>
            </w:r>
            <w:r w:rsidRPr="002B21EA">
              <w:rPr>
                <w:rFonts w:ascii="Calibri" w:hAnsi="Calibri" w:cs="Calibri"/>
                <w:spacing w:val="-4"/>
                <w:sz w:val="18"/>
                <w:szCs w:val="18"/>
              </w:rPr>
              <w:t xml:space="preserve"> </w:t>
            </w:r>
            <w:r w:rsidRPr="002B21EA">
              <w:rPr>
                <w:rFonts w:ascii="Calibri" w:hAnsi="Calibri" w:cs="Calibri"/>
                <w:sz w:val="18"/>
                <w:szCs w:val="18"/>
              </w:rPr>
              <w:t>delivery</w:t>
            </w:r>
            <w:r w:rsidRPr="002B21EA">
              <w:rPr>
                <w:rFonts w:ascii="Calibri" w:hAnsi="Calibri" w:cs="Calibri"/>
                <w:spacing w:val="-2"/>
                <w:sz w:val="18"/>
                <w:szCs w:val="18"/>
              </w:rPr>
              <w:t xml:space="preserve"> </w:t>
            </w:r>
            <w:r w:rsidRPr="002B21EA">
              <w:rPr>
                <w:rFonts w:ascii="Calibri" w:hAnsi="Calibri" w:cs="Calibri"/>
                <w:sz w:val="18"/>
                <w:szCs w:val="18"/>
              </w:rPr>
              <w:t>of</w:t>
            </w:r>
            <w:r w:rsidRPr="002B21EA">
              <w:rPr>
                <w:rFonts w:ascii="Calibri" w:hAnsi="Calibri" w:cs="Calibri"/>
                <w:spacing w:val="-2"/>
                <w:sz w:val="18"/>
                <w:szCs w:val="18"/>
              </w:rPr>
              <w:t xml:space="preserve"> </w:t>
            </w:r>
            <w:r w:rsidRPr="002B21EA">
              <w:rPr>
                <w:rFonts w:ascii="Calibri" w:hAnsi="Calibri" w:cs="Calibri"/>
                <w:sz w:val="18"/>
                <w:szCs w:val="18"/>
              </w:rPr>
              <w:t>the</w:t>
            </w:r>
            <w:r w:rsidRPr="002B21EA">
              <w:rPr>
                <w:rFonts w:ascii="Calibri" w:hAnsi="Calibri" w:cs="Calibri"/>
                <w:spacing w:val="-3"/>
                <w:sz w:val="18"/>
                <w:szCs w:val="18"/>
              </w:rPr>
              <w:t xml:space="preserve"> </w:t>
            </w:r>
            <w:r w:rsidRPr="00A6448B">
              <w:rPr>
                <w:rFonts w:ascii="Calibri" w:hAnsi="Calibri" w:cs="Calibri"/>
                <w:spacing w:val="-2"/>
                <w:sz w:val="18"/>
                <w:szCs w:val="18"/>
              </w:rPr>
              <w:t>Services</w:t>
            </w:r>
            <w:r w:rsidR="00F20517" w:rsidRPr="00A6448B">
              <w:rPr>
                <w:rFonts w:ascii="Calibri" w:hAnsi="Calibri" w:cs="Calibri"/>
                <w:spacing w:val="-2"/>
                <w:sz w:val="18"/>
                <w:szCs w:val="18"/>
              </w:rPr>
              <w:t>; and</w:t>
            </w:r>
          </w:p>
          <w:p w14:paraId="6142D509" w14:textId="77777777" w:rsidR="000D4E84" w:rsidRPr="007E1738" w:rsidRDefault="000D4E84" w:rsidP="000D4E84">
            <w:pPr>
              <w:pStyle w:val="TableParagraph"/>
              <w:numPr>
                <w:ilvl w:val="0"/>
                <w:numId w:val="31"/>
              </w:numPr>
              <w:tabs>
                <w:tab w:val="left" w:pos="805"/>
              </w:tabs>
              <w:spacing w:before="0" w:line="219" w:lineRule="exact"/>
              <w:ind w:left="805" w:hanging="357"/>
              <w:rPr>
                <w:rFonts w:ascii="Calibri" w:hAnsi="Calibri" w:cs="Calibri"/>
                <w:sz w:val="18"/>
                <w:szCs w:val="18"/>
              </w:rPr>
            </w:pPr>
            <w:r w:rsidRPr="002B21EA">
              <w:rPr>
                <w:rFonts w:ascii="Calibri" w:hAnsi="Calibri" w:cs="Calibri"/>
                <w:sz w:val="18"/>
                <w:szCs w:val="18"/>
              </w:rPr>
              <w:t>if</w:t>
            </w:r>
            <w:r w:rsidRPr="002B21EA">
              <w:rPr>
                <w:rFonts w:ascii="Calibri" w:hAnsi="Calibri" w:cs="Calibri"/>
                <w:spacing w:val="-2"/>
                <w:sz w:val="18"/>
                <w:szCs w:val="18"/>
              </w:rPr>
              <w:t xml:space="preserve"> </w:t>
            </w:r>
            <w:r w:rsidRPr="002B21EA">
              <w:rPr>
                <w:rFonts w:ascii="Calibri" w:hAnsi="Calibri" w:cs="Calibri"/>
                <w:sz w:val="18"/>
                <w:szCs w:val="18"/>
              </w:rPr>
              <w:t>one</w:t>
            </w:r>
            <w:r w:rsidRPr="002B21EA">
              <w:rPr>
                <w:rFonts w:ascii="Calibri" w:hAnsi="Calibri" w:cs="Calibri"/>
                <w:spacing w:val="-1"/>
                <w:sz w:val="18"/>
                <w:szCs w:val="18"/>
              </w:rPr>
              <w:t xml:space="preserve"> </w:t>
            </w:r>
            <w:r w:rsidRPr="002B21EA">
              <w:rPr>
                <w:rFonts w:ascii="Calibri" w:hAnsi="Calibri" w:cs="Calibri"/>
                <w:sz w:val="18"/>
                <w:szCs w:val="18"/>
              </w:rPr>
              <w:t>or</w:t>
            </w:r>
            <w:r w:rsidRPr="002B21EA">
              <w:rPr>
                <w:rFonts w:ascii="Calibri" w:hAnsi="Calibri" w:cs="Calibri"/>
                <w:spacing w:val="-4"/>
                <w:sz w:val="18"/>
                <w:szCs w:val="18"/>
              </w:rPr>
              <w:t xml:space="preserve"> </w:t>
            </w:r>
            <w:r w:rsidRPr="002B21EA">
              <w:rPr>
                <w:rFonts w:ascii="Calibri" w:hAnsi="Calibri" w:cs="Calibri"/>
                <w:sz w:val="18"/>
                <w:szCs w:val="18"/>
              </w:rPr>
              <w:t>more</w:t>
            </w:r>
            <w:r w:rsidRPr="002B21EA">
              <w:rPr>
                <w:rFonts w:ascii="Calibri" w:hAnsi="Calibri" w:cs="Calibri"/>
                <w:spacing w:val="-2"/>
                <w:sz w:val="18"/>
                <w:szCs w:val="18"/>
              </w:rPr>
              <w:t xml:space="preserve"> </w:t>
            </w:r>
            <w:r w:rsidRPr="002B21EA">
              <w:rPr>
                <w:rFonts w:ascii="Calibri" w:hAnsi="Calibri" w:cs="Calibri"/>
                <w:sz w:val="18"/>
                <w:szCs w:val="18"/>
              </w:rPr>
              <w:t>AI</w:t>
            </w:r>
            <w:r w:rsidRPr="002B21EA">
              <w:rPr>
                <w:rFonts w:ascii="Calibri" w:hAnsi="Calibri" w:cs="Calibri"/>
                <w:spacing w:val="-2"/>
                <w:sz w:val="18"/>
                <w:szCs w:val="18"/>
              </w:rPr>
              <w:t xml:space="preserve"> </w:t>
            </w:r>
            <w:r w:rsidRPr="002B21EA">
              <w:rPr>
                <w:rFonts w:ascii="Calibri" w:hAnsi="Calibri" w:cs="Calibri"/>
                <w:sz w:val="18"/>
                <w:szCs w:val="18"/>
              </w:rPr>
              <w:t>Systems</w:t>
            </w:r>
            <w:r w:rsidRPr="002B21EA">
              <w:rPr>
                <w:rFonts w:ascii="Calibri" w:hAnsi="Calibri" w:cs="Calibri"/>
                <w:spacing w:val="-1"/>
                <w:sz w:val="18"/>
                <w:szCs w:val="18"/>
              </w:rPr>
              <w:t xml:space="preserve"> </w:t>
            </w:r>
            <w:r w:rsidRPr="002B21EA">
              <w:rPr>
                <w:rFonts w:ascii="Calibri" w:hAnsi="Calibri" w:cs="Calibri"/>
                <w:sz w:val="18"/>
                <w:szCs w:val="18"/>
              </w:rPr>
              <w:t>will</w:t>
            </w:r>
            <w:r w:rsidRPr="002B21EA">
              <w:rPr>
                <w:rFonts w:ascii="Calibri" w:hAnsi="Calibri" w:cs="Calibri"/>
                <w:spacing w:val="-4"/>
                <w:sz w:val="18"/>
                <w:szCs w:val="18"/>
              </w:rPr>
              <w:t xml:space="preserve"> </w:t>
            </w:r>
            <w:r w:rsidRPr="002B21EA">
              <w:rPr>
                <w:rFonts w:ascii="Calibri" w:hAnsi="Calibri" w:cs="Calibri"/>
                <w:sz w:val="18"/>
                <w:szCs w:val="18"/>
              </w:rPr>
              <w:t>be</w:t>
            </w:r>
            <w:r w:rsidRPr="002B21EA">
              <w:rPr>
                <w:rFonts w:ascii="Calibri" w:hAnsi="Calibri" w:cs="Calibri"/>
                <w:spacing w:val="-1"/>
                <w:sz w:val="18"/>
                <w:szCs w:val="18"/>
              </w:rPr>
              <w:t xml:space="preserve"> </w:t>
            </w:r>
            <w:r w:rsidRPr="002B21EA">
              <w:rPr>
                <w:rFonts w:ascii="Calibri" w:hAnsi="Calibri" w:cs="Calibri"/>
                <w:sz w:val="18"/>
                <w:szCs w:val="18"/>
              </w:rPr>
              <w:t>used</w:t>
            </w:r>
            <w:r w:rsidRPr="002B21EA">
              <w:rPr>
                <w:rFonts w:ascii="Calibri" w:hAnsi="Calibri" w:cs="Calibri"/>
                <w:spacing w:val="-4"/>
                <w:sz w:val="18"/>
                <w:szCs w:val="18"/>
              </w:rPr>
              <w:t xml:space="preserve"> </w:t>
            </w:r>
            <w:r w:rsidRPr="002B21EA">
              <w:rPr>
                <w:rFonts w:ascii="Calibri" w:hAnsi="Calibri" w:cs="Calibri"/>
                <w:sz w:val="18"/>
                <w:szCs w:val="18"/>
              </w:rPr>
              <w:t>in</w:t>
            </w:r>
            <w:r w:rsidRPr="002B21EA">
              <w:rPr>
                <w:rFonts w:ascii="Calibri" w:hAnsi="Calibri" w:cs="Calibri"/>
                <w:spacing w:val="-4"/>
                <w:sz w:val="18"/>
                <w:szCs w:val="18"/>
              </w:rPr>
              <w:t xml:space="preserve"> </w:t>
            </w:r>
            <w:r w:rsidRPr="002B21EA">
              <w:rPr>
                <w:rFonts w:ascii="Calibri" w:hAnsi="Calibri" w:cs="Calibri"/>
                <w:sz w:val="18"/>
                <w:szCs w:val="18"/>
              </w:rPr>
              <w:t>connection</w:t>
            </w:r>
            <w:r w:rsidRPr="002B21EA">
              <w:rPr>
                <w:rFonts w:ascii="Calibri" w:hAnsi="Calibri" w:cs="Calibri"/>
                <w:spacing w:val="-1"/>
                <w:sz w:val="18"/>
                <w:szCs w:val="18"/>
              </w:rPr>
              <w:t xml:space="preserve"> </w:t>
            </w:r>
            <w:r w:rsidRPr="002B21EA">
              <w:rPr>
                <w:rFonts w:ascii="Calibri" w:hAnsi="Calibri" w:cs="Calibri"/>
                <w:sz w:val="18"/>
                <w:szCs w:val="18"/>
              </w:rPr>
              <w:t>with</w:t>
            </w:r>
            <w:r w:rsidRPr="002B21EA">
              <w:rPr>
                <w:rFonts w:ascii="Calibri" w:hAnsi="Calibri" w:cs="Calibri"/>
                <w:spacing w:val="-2"/>
                <w:sz w:val="18"/>
                <w:szCs w:val="18"/>
              </w:rPr>
              <w:t xml:space="preserve"> </w:t>
            </w:r>
            <w:r w:rsidRPr="002B21EA">
              <w:rPr>
                <w:rFonts w:ascii="Calibri" w:hAnsi="Calibri" w:cs="Calibri"/>
                <w:sz w:val="18"/>
                <w:szCs w:val="18"/>
              </w:rPr>
              <w:t>delivery</w:t>
            </w:r>
            <w:r w:rsidRPr="002B21EA">
              <w:rPr>
                <w:rFonts w:ascii="Calibri" w:hAnsi="Calibri" w:cs="Calibri"/>
                <w:spacing w:val="-3"/>
                <w:sz w:val="18"/>
                <w:szCs w:val="18"/>
              </w:rPr>
              <w:t xml:space="preserve"> </w:t>
            </w:r>
            <w:r w:rsidRPr="002B21EA">
              <w:rPr>
                <w:rFonts w:ascii="Calibri" w:hAnsi="Calibri" w:cs="Calibri"/>
                <w:sz w:val="18"/>
                <w:szCs w:val="18"/>
              </w:rPr>
              <w:t>of</w:t>
            </w:r>
            <w:r w:rsidRPr="002B21EA">
              <w:rPr>
                <w:rFonts w:ascii="Calibri" w:hAnsi="Calibri" w:cs="Calibri"/>
                <w:spacing w:val="-2"/>
                <w:sz w:val="18"/>
                <w:szCs w:val="18"/>
              </w:rPr>
              <w:t xml:space="preserve"> </w:t>
            </w:r>
            <w:r w:rsidRPr="002B21EA">
              <w:rPr>
                <w:rFonts w:ascii="Calibri" w:hAnsi="Calibri" w:cs="Calibri"/>
                <w:sz w:val="18"/>
                <w:szCs w:val="18"/>
              </w:rPr>
              <w:t>the</w:t>
            </w:r>
            <w:r w:rsidRPr="002B21EA">
              <w:rPr>
                <w:rFonts w:ascii="Calibri" w:hAnsi="Calibri" w:cs="Calibri"/>
                <w:spacing w:val="-1"/>
                <w:sz w:val="18"/>
                <w:szCs w:val="18"/>
              </w:rPr>
              <w:t xml:space="preserve"> </w:t>
            </w:r>
            <w:r w:rsidRPr="002B21EA">
              <w:rPr>
                <w:rFonts w:ascii="Calibri" w:hAnsi="Calibri" w:cs="Calibri"/>
                <w:sz w:val="18"/>
                <w:szCs w:val="18"/>
              </w:rPr>
              <w:t>Services,</w:t>
            </w:r>
            <w:r w:rsidRPr="002B21EA">
              <w:rPr>
                <w:rFonts w:ascii="Calibri" w:hAnsi="Calibri" w:cs="Calibri"/>
                <w:spacing w:val="-2"/>
                <w:sz w:val="18"/>
                <w:szCs w:val="18"/>
              </w:rPr>
              <w:t xml:space="preserve"> </w:t>
            </w:r>
            <w:r w:rsidRPr="002B21EA">
              <w:rPr>
                <w:rFonts w:ascii="Calibri" w:hAnsi="Calibri" w:cs="Calibri"/>
                <w:sz w:val="18"/>
                <w:szCs w:val="18"/>
              </w:rPr>
              <w:t>provide</w:t>
            </w:r>
            <w:r w:rsidRPr="002B21EA">
              <w:rPr>
                <w:rFonts w:ascii="Calibri" w:hAnsi="Calibri" w:cs="Calibri"/>
                <w:spacing w:val="-2"/>
                <w:sz w:val="18"/>
                <w:szCs w:val="18"/>
              </w:rPr>
              <w:t xml:space="preserve"> </w:t>
            </w:r>
            <w:r w:rsidRPr="002B21EA">
              <w:rPr>
                <w:rFonts w:ascii="Calibri" w:hAnsi="Calibri" w:cs="Calibri"/>
                <w:sz w:val="18"/>
                <w:szCs w:val="18"/>
              </w:rPr>
              <w:t>the following information in respect of the</w:t>
            </w:r>
            <w:r w:rsidRPr="007E1738">
              <w:rPr>
                <w:rFonts w:ascii="Calibri" w:hAnsi="Calibri" w:cs="Calibri"/>
                <w:sz w:val="18"/>
                <w:szCs w:val="18"/>
              </w:rPr>
              <w:t xml:space="preserve"> Panel Member</w:t>
            </w:r>
            <w:r w:rsidRPr="002B21EA">
              <w:rPr>
                <w:rFonts w:ascii="Calibri" w:hAnsi="Calibri" w:cs="Calibri"/>
                <w:sz w:val="18"/>
                <w:szCs w:val="18"/>
              </w:rPr>
              <w:t>’s use of AI Systems:</w:t>
            </w:r>
          </w:p>
          <w:p w14:paraId="5BF3A185" w14:textId="77777777" w:rsidR="000D4E84" w:rsidRPr="002B21EA" w:rsidRDefault="000D4E84" w:rsidP="000D4E84">
            <w:pPr>
              <w:pStyle w:val="TableParagraph"/>
              <w:tabs>
                <w:tab w:val="left" w:pos="805"/>
              </w:tabs>
              <w:spacing w:before="0" w:line="219" w:lineRule="exact"/>
              <w:ind w:left="805"/>
              <w:rPr>
                <w:rFonts w:ascii="Calibri" w:hAnsi="Calibri" w:cs="Calibri"/>
                <w:sz w:val="18"/>
                <w:szCs w:val="18"/>
              </w:rPr>
            </w:pPr>
          </w:p>
          <w:tbl>
            <w:tblPr>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4181"/>
            </w:tblGrid>
            <w:tr w:rsidR="000D4E84" w:rsidRPr="007E1738" w14:paraId="1F151472" w14:textId="77777777">
              <w:trPr>
                <w:trHeight w:val="561"/>
              </w:trPr>
              <w:tc>
                <w:tcPr>
                  <w:tcW w:w="1807" w:type="dxa"/>
                  <w:tcBorders>
                    <w:top w:val="dotted" w:sz="4" w:space="0" w:color="000000"/>
                    <w:left w:val="dotted" w:sz="4" w:space="0" w:color="000000"/>
                    <w:bottom w:val="dotted" w:sz="4" w:space="0" w:color="000000"/>
                    <w:right w:val="dotted" w:sz="4" w:space="0" w:color="000000"/>
                  </w:tcBorders>
                  <w:shd w:val="clear" w:color="auto" w:fill="D9D9D9"/>
                </w:tcPr>
                <w:p w14:paraId="2C8850B2" w14:textId="77777777" w:rsidR="000D4E84" w:rsidRPr="002B21EA" w:rsidRDefault="000D4E84" w:rsidP="000D4E84">
                  <w:pPr>
                    <w:pStyle w:val="TableParagraph"/>
                    <w:spacing w:before="57"/>
                    <w:ind w:left="278"/>
                    <w:rPr>
                      <w:rFonts w:ascii="Calibri" w:hAnsi="Calibri" w:cs="Calibri"/>
                      <w:b/>
                      <w:sz w:val="18"/>
                      <w:szCs w:val="18"/>
                    </w:rPr>
                  </w:pPr>
                  <w:r w:rsidRPr="002B21EA">
                    <w:rPr>
                      <w:rFonts w:ascii="Calibri" w:hAnsi="Calibri" w:cs="Calibri"/>
                      <w:b/>
                      <w:spacing w:val="-2"/>
                      <w:sz w:val="18"/>
                      <w:szCs w:val="18"/>
                    </w:rPr>
                    <w:t>Category</w:t>
                  </w:r>
                </w:p>
              </w:tc>
              <w:tc>
                <w:tcPr>
                  <w:tcW w:w="4181" w:type="dxa"/>
                  <w:tcBorders>
                    <w:top w:val="dotted" w:sz="4" w:space="0" w:color="000000"/>
                    <w:left w:val="dotted" w:sz="4" w:space="0" w:color="000000"/>
                    <w:bottom w:val="dotted" w:sz="4" w:space="0" w:color="000000"/>
                    <w:right w:val="dotted" w:sz="4" w:space="0" w:color="000000"/>
                  </w:tcBorders>
                  <w:shd w:val="clear" w:color="auto" w:fill="D9D9D9"/>
                </w:tcPr>
                <w:p w14:paraId="048C8D4A" w14:textId="77777777" w:rsidR="000D4E84" w:rsidRPr="002B21EA" w:rsidRDefault="000D4E84" w:rsidP="000D4E84">
                  <w:pPr>
                    <w:pStyle w:val="TableParagraph"/>
                    <w:spacing w:before="57"/>
                    <w:ind w:left="825"/>
                    <w:rPr>
                      <w:rFonts w:ascii="Calibri" w:hAnsi="Calibri" w:cs="Calibri"/>
                      <w:b/>
                      <w:sz w:val="18"/>
                      <w:szCs w:val="18"/>
                    </w:rPr>
                  </w:pPr>
                  <w:r w:rsidRPr="002B21EA">
                    <w:rPr>
                      <w:rFonts w:ascii="Calibri" w:hAnsi="Calibri" w:cs="Calibri"/>
                      <w:b/>
                      <w:sz w:val="18"/>
                      <w:szCs w:val="18"/>
                    </w:rPr>
                    <w:t>Information</w:t>
                  </w:r>
                  <w:r w:rsidRPr="002B21EA">
                    <w:rPr>
                      <w:rFonts w:ascii="Calibri" w:hAnsi="Calibri" w:cs="Calibri"/>
                      <w:b/>
                      <w:spacing w:val="-7"/>
                      <w:sz w:val="18"/>
                      <w:szCs w:val="18"/>
                    </w:rPr>
                    <w:t xml:space="preserve"> </w:t>
                  </w:r>
                  <w:r w:rsidRPr="002B21EA">
                    <w:rPr>
                      <w:rFonts w:ascii="Calibri" w:hAnsi="Calibri" w:cs="Calibri"/>
                      <w:b/>
                      <w:sz w:val="18"/>
                      <w:szCs w:val="18"/>
                    </w:rPr>
                    <w:t>to</w:t>
                  </w:r>
                  <w:r w:rsidRPr="002B21EA">
                    <w:rPr>
                      <w:rFonts w:ascii="Calibri" w:hAnsi="Calibri" w:cs="Calibri"/>
                      <w:b/>
                      <w:spacing w:val="-6"/>
                      <w:sz w:val="18"/>
                      <w:szCs w:val="18"/>
                    </w:rPr>
                    <w:t xml:space="preserve"> </w:t>
                  </w:r>
                  <w:r w:rsidRPr="002B21EA">
                    <w:rPr>
                      <w:rFonts w:ascii="Calibri" w:hAnsi="Calibri" w:cs="Calibri"/>
                      <w:b/>
                      <w:sz w:val="18"/>
                      <w:szCs w:val="18"/>
                    </w:rPr>
                    <w:t>be</w:t>
                  </w:r>
                  <w:r w:rsidRPr="002B21EA">
                    <w:rPr>
                      <w:rFonts w:ascii="Calibri" w:hAnsi="Calibri" w:cs="Calibri"/>
                      <w:b/>
                      <w:spacing w:val="-8"/>
                      <w:sz w:val="18"/>
                      <w:szCs w:val="18"/>
                    </w:rPr>
                    <w:t xml:space="preserve"> </w:t>
                  </w:r>
                  <w:r w:rsidRPr="002B21EA">
                    <w:rPr>
                      <w:rFonts w:ascii="Calibri" w:hAnsi="Calibri" w:cs="Calibri"/>
                      <w:b/>
                      <w:spacing w:val="-2"/>
                      <w:sz w:val="18"/>
                      <w:szCs w:val="18"/>
                    </w:rPr>
                    <w:t>provided</w:t>
                  </w:r>
                </w:p>
              </w:tc>
            </w:tr>
            <w:tr w:rsidR="000D4E84" w:rsidRPr="007E1738" w14:paraId="61019AA0" w14:textId="77777777">
              <w:trPr>
                <w:trHeight w:val="470"/>
              </w:trPr>
              <w:tc>
                <w:tcPr>
                  <w:tcW w:w="1807" w:type="dxa"/>
                  <w:tcBorders>
                    <w:top w:val="dotted" w:sz="4" w:space="0" w:color="000000"/>
                    <w:left w:val="dotted" w:sz="4" w:space="0" w:color="000000"/>
                    <w:bottom w:val="dotted" w:sz="4" w:space="0" w:color="000000"/>
                    <w:right w:val="dotted" w:sz="4" w:space="0" w:color="000000"/>
                  </w:tcBorders>
                </w:tcPr>
                <w:p w14:paraId="06BE149C" w14:textId="77777777" w:rsidR="000D4E84" w:rsidRPr="002B21EA" w:rsidRDefault="000D4E84" w:rsidP="000D4E84">
                  <w:pPr>
                    <w:pStyle w:val="TableParagraph"/>
                    <w:spacing w:before="56"/>
                    <w:ind w:left="110"/>
                    <w:rPr>
                      <w:rFonts w:ascii="Calibri" w:hAnsi="Calibri" w:cs="Calibri"/>
                      <w:b/>
                      <w:sz w:val="18"/>
                      <w:szCs w:val="18"/>
                    </w:rPr>
                  </w:pPr>
                  <w:r w:rsidRPr="002B21EA">
                    <w:rPr>
                      <w:rFonts w:ascii="Calibri" w:hAnsi="Calibri" w:cs="Calibri"/>
                      <w:b/>
                      <w:sz w:val="18"/>
                      <w:szCs w:val="18"/>
                    </w:rPr>
                    <w:t>AI</w:t>
                  </w:r>
                  <w:r w:rsidRPr="002B21EA">
                    <w:rPr>
                      <w:rFonts w:ascii="Calibri" w:hAnsi="Calibri" w:cs="Calibri"/>
                      <w:b/>
                      <w:spacing w:val="-1"/>
                      <w:sz w:val="18"/>
                      <w:szCs w:val="18"/>
                    </w:rPr>
                    <w:t xml:space="preserve"> </w:t>
                  </w:r>
                  <w:r w:rsidRPr="002B21EA">
                    <w:rPr>
                      <w:rFonts w:ascii="Calibri" w:hAnsi="Calibri" w:cs="Calibri"/>
                      <w:b/>
                      <w:spacing w:val="-2"/>
                      <w:sz w:val="18"/>
                      <w:szCs w:val="18"/>
                    </w:rPr>
                    <w:t>Systems</w:t>
                  </w:r>
                </w:p>
              </w:tc>
              <w:tc>
                <w:tcPr>
                  <w:tcW w:w="4181" w:type="dxa"/>
                  <w:tcBorders>
                    <w:top w:val="dotted" w:sz="4" w:space="0" w:color="000000"/>
                    <w:left w:val="dotted" w:sz="4" w:space="0" w:color="000000"/>
                    <w:bottom w:val="dotted" w:sz="4" w:space="0" w:color="000000"/>
                    <w:right w:val="dotted" w:sz="4" w:space="0" w:color="000000"/>
                  </w:tcBorders>
                </w:tcPr>
                <w:p w14:paraId="45296B2E" w14:textId="77777777" w:rsidR="000D4E84" w:rsidRPr="002B21EA" w:rsidRDefault="000D4E84" w:rsidP="000D4E84">
                  <w:pPr>
                    <w:pStyle w:val="TableParagraph"/>
                    <w:spacing w:before="38" w:line="206" w:lineRule="exact"/>
                    <w:ind w:left="110" w:right="53"/>
                    <w:rPr>
                      <w:rFonts w:ascii="Calibri" w:hAnsi="Calibri" w:cs="Calibri"/>
                      <w:sz w:val="18"/>
                      <w:szCs w:val="18"/>
                    </w:rPr>
                  </w:pPr>
                  <w:r w:rsidRPr="002B21EA">
                    <w:rPr>
                      <w:rFonts w:ascii="Calibri" w:hAnsi="Calibri" w:cs="Calibri"/>
                      <w:sz w:val="18"/>
                      <w:szCs w:val="18"/>
                    </w:rPr>
                    <w:t>[</w:t>
                  </w:r>
                  <w:r w:rsidRPr="002B21EA">
                    <w:rPr>
                      <w:rFonts w:ascii="Calibri" w:hAnsi="Calibri" w:cs="Calibri"/>
                      <w:i/>
                      <w:iCs/>
                      <w:sz w:val="18"/>
                      <w:szCs w:val="18"/>
                    </w:rPr>
                    <w:t>The</w:t>
                  </w:r>
                  <w:r w:rsidRPr="002B21EA">
                    <w:rPr>
                      <w:rFonts w:ascii="Calibri" w:hAnsi="Calibri" w:cs="Calibri"/>
                      <w:i/>
                      <w:iCs/>
                      <w:spacing w:val="-3"/>
                      <w:sz w:val="18"/>
                      <w:szCs w:val="18"/>
                    </w:rPr>
                    <w:t xml:space="preserve"> </w:t>
                  </w:r>
                  <w:r w:rsidRPr="002B21EA">
                    <w:rPr>
                      <w:rFonts w:ascii="Calibri" w:hAnsi="Calibri" w:cs="Calibri"/>
                      <w:i/>
                      <w:iCs/>
                      <w:sz w:val="18"/>
                      <w:szCs w:val="18"/>
                    </w:rPr>
                    <w:t>names</w:t>
                  </w:r>
                  <w:r w:rsidRPr="002B21EA">
                    <w:rPr>
                      <w:rFonts w:ascii="Calibri" w:hAnsi="Calibri" w:cs="Calibri"/>
                      <w:i/>
                      <w:iCs/>
                      <w:spacing w:val="-3"/>
                      <w:sz w:val="18"/>
                      <w:szCs w:val="18"/>
                    </w:rPr>
                    <w:t xml:space="preserve"> </w:t>
                  </w:r>
                  <w:r w:rsidRPr="002B21EA">
                    <w:rPr>
                      <w:rFonts w:ascii="Calibri" w:hAnsi="Calibri" w:cs="Calibri"/>
                      <w:i/>
                      <w:iCs/>
                      <w:sz w:val="18"/>
                      <w:szCs w:val="18"/>
                    </w:rPr>
                    <w:t>of</w:t>
                  </w:r>
                  <w:r w:rsidRPr="002B21EA">
                    <w:rPr>
                      <w:rFonts w:ascii="Calibri" w:hAnsi="Calibri" w:cs="Calibri"/>
                      <w:i/>
                      <w:iCs/>
                      <w:spacing w:val="-6"/>
                      <w:sz w:val="18"/>
                      <w:szCs w:val="18"/>
                    </w:rPr>
                    <w:t xml:space="preserve"> </w:t>
                  </w:r>
                  <w:r w:rsidRPr="002B21EA">
                    <w:rPr>
                      <w:rFonts w:ascii="Calibri" w:hAnsi="Calibri" w:cs="Calibri"/>
                      <w:i/>
                      <w:iCs/>
                      <w:sz w:val="18"/>
                      <w:szCs w:val="18"/>
                    </w:rPr>
                    <w:t>the</w:t>
                  </w:r>
                  <w:r w:rsidRPr="002B21EA">
                    <w:rPr>
                      <w:rFonts w:ascii="Calibri" w:hAnsi="Calibri" w:cs="Calibri"/>
                      <w:i/>
                      <w:iCs/>
                      <w:spacing w:val="-3"/>
                      <w:sz w:val="18"/>
                      <w:szCs w:val="18"/>
                    </w:rPr>
                    <w:t xml:space="preserve"> </w:t>
                  </w:r>
                  <w:r w:rsidRPr="002B21EA">
                    <w:rPr>
                      <w:rFonts w:ascii="Calibri" w:hAnsi="Calibri" w:cs="Calibri"/>
                      <w:i/>
                      <w:iCs/>
                      <w:sz w:val="18"/>
                      <w:szCs w:val="18"/>
                    </w:rPr>
                    <w:t>AI</w:t>
                  </w:r>
                  <w:r w:rsidRPr="002B21EA">
                    <w:rPr>
                      <w:rFonts w:ascii="Calibri" w:hAnsi="Calibri" w:cs="Calibri"/>
                      <w:i/>
                      <w:iCs/>
                      <w:spacing w:val="-4"/>
                      <w:sz w:val="18"/>
                      <w:szCs w:val="18"/>
                    </w:rPr>
                    <w:t xml:space="preserve"> </w:t>
                  </w:r>
                  <w:r w:rsidRPr="002B21EA">
                    <w:rPr>
                      <w:rFonts w:ascii="Calibri" w:hAnsi="Calibri" w:cs="Calibri"/>
                      <w:i/>
                      <w:iCs/>
                      <w:sz w:val="18"/>
                      <w:szCs w:val="18"/>
                    </w:rPr>
                    <w:t>Systems</w:t>
                  </w:r>
                  <w:r w:rsidRPr="002B21EA">
                    <w:rPr>
                      <w:rFonts w:ascii="Calibri" w:hAnsi="Calibri" w:cs="Calibri"/>
                      <w:i/>
                      <w:iCs/>
                      <w:spacing w:val="-5"/>
                      <w:sz w:val="18"/>
                      <w:szCs w:val="18"/>
                    </w:rPr>
                    <w:t xml:space="preserve"> </w:t>
                  </w:r>
                  <w:r w:rsidRPr="002B21EA">
                    <w:rPr>
                      <w:rFonts w:ascii="Calibri" w:hAnsi="Calibri" w:cs="Calibri"/>
                      <w:i/>
                      <w:iCs/>
                      <w:sz w:val="18"/>
                      <w:szCs w:val="18"/>
                    </w:rPr>
                    <w:t>that</w:t>
                  </w:r>
                  <w:r w:rsidRPr="002B21EA">
                    <w:rPr>
                      <w:rFonts w:ascii="Calibri" w:hAnsi="Calibri" w:cs="Calibri"/>
                      <w:i/>
                      <w:iCs/>
                      <w:spacing w:val="-4"/>
                      <w:sz w:val="18"/>
                      <w:szCs w:val="18"/>
                    </w:rPr>
                    <w:t xml:space="preserve"> </w:t>
                  </w:r>
                  <w:r w:rsidRPr="002B21EA">
                    <w:rPr>
                      <w:rFonts w:ascii="Calibri" w:hAnsi="Calibri" w:cs="Calibri"/>
                      <w:i/>
                      <w:iCs/>
                      <w:sz w:val="18"/>
                      <w:szCs w:val="18"/>
                    </w:rPr>
                    <w:t>will</w:t>
                  </w:r>
                  <w:r w:rsidRPr="002B21EA">
                    <w:rPr>
                      <w:rFonts w:ascii="Calibri" w:hAnsi="Calibri" w:cs="Calibri"/>
                      <w:i/>
                      <w:iCs/>
                      <w:spacing w:val="-3"/>
                      <w:sz w:val="18"/>
                      <w:szCs w:val="18"/>
                    </w:rPr>
                    <w:t xml:space="preserve"> </w:t>
                  </w:r>
                  <w:r w:rsidRPr="002B21EA">
                    <w:rPr>
                      <w:rFonts w:ascii="Calibri" w:hAnsi="Calibri" w:cs="Calibri"/>
                      <w:i/>
                      <w:iCs/>
                      <w:sz w:val="18"/>
                      <w:szCs w:val="18"/>
                    </w:rPr>
                    <w:t>be</w:t>
                  </w:r>
                  <w:r w:rsidRPr="002B21EA">
                    <w:rPr>
                      <w:rFonts w:ascii="Calibri" w:hAnsi="Calibri" w:cs="Calibri"/>
                      <w:i/>
                      <w:iCs/>
                      <w:spacing w:val="-3"/>
                      <w:sz w:val="18"/>
                      <w:szCs w:val="18"/>
                    </w:rPr>
                    <w:t xml:space="preserve"> </w:t>
                  </w:r>
                  <w:r w:rsidRPr="002B21EA">
                    <w:rPr>
                      <w:rFonts w:ascii="Calibri" w:hAnsi="Calibri" w:cs="Calibri"/>
                      <w:i/>
                      <w:iCs/>
                      <w:sz w:val="18"/>
                      <w:szCs w:val="18"/>
                    </w:rPr>
                    <w:t>used (e.g. ChatGPT, Copilot)</w:t>
                  </w:r>
                  <w:r w:rsidRPr="002B21EA">
                    <w:rPr>
                      <w:rFonts w:ascii="Calibri" w:hAnsi="Calibri" w:cs="Calibri"/>
                      <w:sz w:val="18"/>
                      <w:szCs w:val="18"/>
                    </w:rPr>
                    <w:t>]</w:t>
                  </w:r>
                </w:p>
              </w:tc>
            </w:tr>
            <w:tr w:rsidR="000D4E84" w:rsidRPr="007E1738" w14:paraId="74E23F71" w14:textId="77777777">
              <w:trPr>
                <w:trHeight w:val="678"/>
              </w:trPr>
              <w:tc>
                <w:tcPr>
                  <w:tcW w:w="1807" w:type="dxa"/>
                  <w:tcBorders>
                    <w:top w:val="dotted" w:sz="4" w:space="0" w:color="000000"/>
                    <w:left w:val="dotted" w:sz="4" w:space="0" w:color="000000"/>
                    <w:bottom w:val="dotted" w:sz="4" w:space="0" w:color="000000"/>
                    <w:right w:val="dotted" w:sz="4" w:space="0" w:color="000000"/>
                  </w:tcBorders>
                </w:tcPr>
                <w:p w14:paraId="1595E0F1" w14:textId="77777777" w:rsidR="000D4E84" w:rsidRPr="002B21EA" w:rsidRDefault="000D4E84" w:rsidP="000D4E84">
                  <w:pPr>
                    <w:pStyle w:val="TableParagraph"/>
                    <w:spacing w:before="56"/>
                    <w:ind w:left="110" w:right="589"/>
                    <w:rPr>
                      <w:rFonts w:ascii="Calibri" w:hAnsi="Calibri" w:cs="Calibri"/>
                      <w:b/>
                      <w:sz w:val="18"/>
                      <w:szCs w:val="18"/>
                    </w:rPr>
                  </w:pPr>
                  <w:r w:rsidRPr="002B21EA">
                    <w:rPr>
                      <w:rFonts w:ascii="Calibri" w:hAnsi="Calibri" w:cs="Calibri"/>
                      <w:b/>
                      <w:sz w:val="18"/>
                      <w:szCs w:val="18"/>
                    </w:rPr>
                    <w:t>Purpose</w:t>
                  </w:r>
                  <w:r w:rsidRPr="002B21EA">
                    <w:rPr>
                      <w:rFonts w:ascii="Calibri" w:hAnsi="Calibri" w:cs="Calibri"/>
                      <w:b/>
                      <w:spacing w:val="-13"/>
                      <w:sz w:val="18"/>
                      <w:szCs w:val="18"/>
                    </w:rPr>
                    <w:t xml:space="preserve"> </w:t>
                  </w:r>
                  <w:r w:rsidRPr="002B21EA">
                    <w:rPr>
                      <w:rFonts w:ascii="Calibri" w:hAnsi="Calibri" w:cs="Calibri"/>
                      <w:b/>
                      <w:sz w:val="18"/>
                      <w:szCs w:val="18"/>
                    </w:rPr>
                    <w:t xml:space="preserve">and </w:t>
                  </w:r>
                  <w:r w:rsidRPr="002B21EA">
                    <w:rPr>
                      <w:rFonts w:ascii="Calibri" w:hAnsi="Calibri" w:cs="Calibri"/>
                      <w:b/>
                      <w:spacing w:val="-2"/>
                      <w:sz w:val="18"/>
                      <w:szCs w:val="18"/>
                    </w:rPr>
                    <w:t>application</w:t>
                  </w:r>
                </w:p>
              </w:tc>
              <w:tc>
                <w:tcPr>
                  <w:tcW w:w="4181" w:type="dxa"/>
                  <w:tcBorders>
                    <w:top w:val="dotted" w:sz="4" w:space="0" w:color="000000"/>
                    <w:left w:val="dotted" w:sz="4" w:space="0" w:color="000000"/>
                    <w:bottom w:val="dotted" w:sz="4" w:space="0" w:color="000000"/>
                    <w:right w:val="dotted" w:sz="4" w:space="0" w:color="000000"/>
                  </w:tcBorders>
                </w:tcPr>
                <w:p w14:paraId="31E337D9" w14:textId="77777777" w:rsidR="000D4E84" w:rsidRPr="002B21EA" w:rsidRDefault="000D4E84" w:rsidP="000D4E84">
                  <w:pPr>
                    <w:pStyle w:val="TableParagraph"/>
                    <w:spacing w:before="41" w:line="206" w:lineRule="exact"/>
                    <w:ind w:left="110" w:right="34"/>
                    <w:jc w:val="both"/>
                    <w:rPr>
                      <w:rFonts w:ascii="Calibri" w:hAnsi="Calibri" w:cs="Calibri"/>
                      <w:sz w:val="18"/>
                      <w:szCs w:val="18"/>
                    </w:rPr>
                  </w:pPr>
                  <w:r w:rsidRPr="002B21EA">
                    <w:rPr>
                      <w:rFonts w:ascii="Calibri" w:hAnsi="Calibri" w:cs="Calibri"/>
                      <w:sz w:val="18"/>
                      <w:szCs w:val="18"/>
                    </w:rPr>
                    <w:t>[</w:t>
                  </w:r>
                  <w:r w:rsidRPr="002B21EA">
                    <w:rPr>
                      <w:rFonts w:ascii="Calibri" w:hAnsi="Calibri" w:cs="Calibri"/>
                      <w:i/>
                      <w:iCs/>
                      <w:sz w:val="18"/>
                      <w:szCs w:val="18"/>
                    </w:rPr>
                    <w:t>Describe how</w:t>
                  </w:r>
                  <w:r w:rsidRPr="002B21EA">
                    <w:rPr>
                      <w:rFonts w:ascii="Calibri" w:hAnsi="Calibri" w:cs="Calibri"/>
                      <w:i/>
                      <w:iCs/>
                      <w:spacing w:val="-1"/>
                      <w:sz w:val="18"/>
                      <w:szCs w:val="18"/>
                    </w:rPr>
                    <w:t xml:space="preserve"> </w:t>
                  </w:r>
                  <w:r w:rsidRPr="002B21EA">
                    <w:rPr>
                      <w:rFonts w:ascii="Calibri" w:hAnsi="Calibri" w:cs="Calibri"/>
                      <w:i/>
                      <w:iCs/>
                      <w:sz w:val="18"/>
                      <w:szCs w:val="18"/>
                    </w:rPr>
                    <w:t>each AI</w:t>
                  </w:r>
                  <w:r w:rsidRPr="002B21EA">
                    <w:rPr>
                      <w:rFonts w:ascii="Calibri" w:hAnsi="Calibri" w:cs="Calibri"/>
                      <w:i/>
                      <w:iCs/>
                      <w:spacing w:val="-3"/>
                      <w:sz w:val="18"/>
                      <w:szCs w:val="18"/>
                    </w:rPr>
                    <w:t xml:space="preserve"> </w:t>
                  </w:r>
                  <w:r w:rsidRPr="002B21EA">
                    <w:rPr>
                      <w:rFonts w:ascii="Calibri" w:hAnsi="Calibri" w:cs="Calibri"/>
                      <w:i/>
                      <w:iCs/>
                      <w:sz w:val="18"/>
                      <w:szCs w:val="18"/>
                    </w:rPr>
                    <w:t>System</w:t>
                  </w:r>
                  <w:r w:rsidRPr="002B21EA">
                    <w:rPr>
                      <w:rFonts w:ascii="Calibri" w:hAnsi="Calibri" w:cs="Calibri"/>
                      <w:i/>
                      <w:iCs/>
                      <w:spacing w:val="-2"/>
                      <w:sz w:val="18"/>
                      <w:szCs w:val="18"/>
                    </w:rPr>
                    <w:t xml:space="preserve"> </w:t>
                  </w:r>
                  <w:r w:rsidRPr="002B21EA">
                    <w:rPr>
                      <w:rFonts w:ascii="Calibri" w:hAnsi="Calibri" w:cs="Calibri"/>
                      <w:i/>
                      <w:iCs/>
                      <w:sz w:val="18"/>
                      <w:szCs w:val="18"/>
                    </w:rPr>
                    <w:t>will used</w:t>
                  </w:r>
                  <w:r w:rsidRPr="002B21EA">
                    <w:rPr>
                      <w:rFonts w:ascii="Calibri" w:hAnsi="Calibri" w:cs="Calibri"/>
                      <w:i/>
                      <w:iCs/>
                      <w:spacing w:val="-3"/>
                      <w:sz w:val="18"/>
                      <w:szCs w:val="18"/>
                    </w:rPr>
                    <w:t xml:space="preserve"> </w:t>
                  </w:r>
                  <w:r w:rsidRPr="002B21EA">
                    <w:rPr>
                      <w:rFonts w:ascii="Calibri" w:hAnsi="Calibri" w:cs="Calibri"/>
                      <w:i/>
                      <w:iCs/>
                      <w:sz w:val="18"/>
                      <w:szCs w:val="18"/>
                    </w:rPr>
                    <w:t>to</w:t>
                  </w:r>
                  <w:r w:rsidRPr="002B21EA">
                    <w:rPr>
                      <w:rFonts w:ascii="Calibri" w:hAnsi="Calibri" w:cs="Calibri"/>
                      <w:i/>
                      <w:iCs/>
                      <w:spacing w:val="-3"/>
                      <w:sz w:val="18"/>
                      <w:szCs w:val="18"/>
                    </w:rPr>
                    <w:t xml:space="preserve"> </w:t>
                  </w:r>
                  <w:r w:rsidRPr="002B21EA">
                    <w:rPr>
                      <w:rFonts w:ascii="Calibri" w:hAnsi="Calibri" w:cs="Calibri"/>
                      <w:i/>
                      <w:iCs/>
                      <w:sz w:val="18"/>
                      <w:szCs w:val="18"/>
                    </w:rPr>
                    <w:t>support the</w:t>
                  </w:r>
                  <w:r w:rsidRPr="002B21EA">
                    <w:rPr>
                      <w:rFonts w:ascii="Calibri" w:hAnsi="Calibri" w:cs="Calibri"/>
                      <w:i/>
                      <w:iCs/>
                      <w:spacing w:val="-5"/>
                      <w:sz w:val="18"/>
                      <w:szCs w:val="18"/>
                    </w:rPr>
                    <w:t xml:space="preserve"> </w:t>
                  </w:r>
                  <w:r w:rsidRPr="002B21EA">
                    <w:rPr>
                      <w:rFonts w:ascii="Calibri" w:hAnsi="Calibri" w:cs="Calibri"/>
                      <w:i/>
                      <w:iCs/>
                      <w:sz w:val="18"/>
                      <w:szCs w:val="18"/>
                    </w:rPr>
                    <w:t>delivery</w:t>
                  </w:r>
                  <w:r w:rsidRPr="002B21EA">
                    <w:rPr>
                      <w:rFonts w:ascii="Calibri" w:hAnsi="Calibri" w:cs="Calibri"/>
                      <w:i/>
                      <w:iCs/>
                      <w:spacing w:val="-7"/>
                      <w:sz w:val="18"/>
                      <w:szCs w:val="18"/>
                    </w:rPr>
                    <w:t xml:space="preserve"> </w:t>
                  </w:r>
                  <w:r w:rsidRPr="002B21EA">
                    <w:rPr>
                      <w:rFonts w:ascii="Calibri" w:hAnsi="Calibri" w:cs="Calibri"/>
                      <w:i/>
                      <w:iCs/>
                      <w:sz w:val="18"/>
                      <w:szCs w:val="18"/>
                    </w:rPr>
                    <w:t>of</w:t>
                  </w:r>
                  <w:r w:rsidRPr="002B21EA">
                    <w:rPr>
                      <w:rFonts w:ascii="Calibri" w:hAnsi="Calibri" w:cs="Calibri"/>
                      <w:i/>
                      <w:iCs/>
                      <w:spacing w:val="-6"/>
                      <w:sz w:val="18"/>
                      <w:szCs w:val="18"/>
                    </w:rPr>
                    <w:t xml:space="preserve"> </w:t>
                  </w:r>
                  <w:r>
                    <w:rPr>
                      <w:rFonts w:ascii="Calibri" w:hAnsi="Calibri" w:cs="Calibri"/>
                      <w:i/>
                      <w:iCs/>
                      <w:spacing w:val="-6"/>
                      <w:sz w:val="18"/>
                      <w:szCs w:val="18"/>
                    </w:rPr>
                    <w:t xml:space="preserve">the </w:t>
                  </w:r>
                  <w:r w:rsidRPr="002B21EA">
                    <w:rPr>
                      <w:rFonts w:ascii="Calibri" w:hAnsi="Calibri" w:cs="Calibri"/>
                      <w:i/>
                      <w:iCs/>
                      <w:sz w:val="18"/>
                      <w:szCs w:val="18"/>
                    </w:rPr>
                    <w:t>Services</w:t>
                  </w:r>
                  <w:r w:rsidRPr="002B21EA">
                    <w:rPr>
                      <w:rFonts w:ascii="Calibri" w:hAnsi="Calibri" w:cs="Calibri"/>
                      <w:i/>
                      <w:iCs/>
                      <w:spacing w:val="-5"/>
                      <w:sz w:val="18"/>
                      <w:szCs w:val="18"/>
                    </w:rPr>
                    <w:t xml:space="preserve"> </w:t>
                  </w:r>
                  <w:r w:rsidRPr="002B21EA">
                    <w:rPr>
                      <w:rFonts w:ascii="Calibri" w:hAnsi="Calibri" w:cs="Calibri"/>
                      <w:i/>
                      <w:iCs/>
                      <w:sz w:val="18"/>
                      <w:szCs w:val="18"/>
                    </w:rPr>
                    <w:t>(e.g.</w:t>
                  </w:r>
                  <w:r w:rsidRPr="002B21EA">
                    <w:rPr>
                      <w:rFonts w:ascii="Calibri" w:hAnsi="Calibri" w:cs="Calibri"/>
                      <w:i/>
                      <w:iCs/>
                      <w:spacing w:val="-6"/>
                      <w:sz w:val="18"/>
                      <w:szCs w:val="18"/>
                    </w:rPr>
                    <w:t xml:space="preserve"> </w:t>
                  </w:r>
                  <w:r w:rsidRPr="002B21EA">
                    <w:rPr>
                      <w:rFonts w:ascii="Calibri" w:hAnsi="Calibri" w:cs="Calibri"/>
                      <w:i/>
                      <w:iCs/>
                      <w:sz w:val="18"/>
                      <w:szCs w:val="18"/>
                    </w:rPr>
                    <w:t>drafting</w:t>
                  </w:r>
                  <w:r w:rsidRPr="002B21EA">
                    <w:rPr>
                      <w:rFonts w:ascii="Calibri" w:hAnsi="Calibri" w:cs="Calibri"/>
                      <w:i/>
                      <w:iCs/>
                      <w:spacing w:val="-5"/>
                      <w:sz w:val="18"/>
                      <w:szCs w:val="18"/>
                    </w:rPr>
                    <w:t xml:space="preserve"> </w:t>
                  </w:r>
                  <w:r w:rsidRPr="002B21EA">
                    <w:rPr>
                      <w:rFonts w:ascii="Calibri" w:hAnsi="Calibri" w:cs="Calibri"/>
                      <w:i/>
                      <w:iCs/>
                      <w:sz w:val="18"/>
                      <w:szCs w:val="18"/>
                    </w:rPr>
                    <w:t>support,</w:t>
                  </w:r>
                  <w:r w:rsidRPr="002B21EA">
                    <w:rPr>
                      <w:rFonts w:ascii="Calibri" w:hAnsi="Calibri" w:cs="Calibri"/>
                      <w:i/>
                      <w:iCs/>
                      <w:spacing w:val="-6"/>
                      <w:sz w:val="18"/>
                      <w:szCs w:val="18"/>
                    </w:rPr>
                    <w:t xml:space="preserve"> </w:t>
                  </w:r>
                  <w:r w:rsidRPr="002B21EA">
                    <w:rPr>
                      <w:rFonts w:ascii="Calibri" w:hAnsi="Calibri" w:cs="Calibri"/>
                      <w:i/>
                      <w:iCs/>
                      <w:sz w:val="18"/>
                      <w:szCs w:val="18"/>
                    </w:rPr>
                    <w:t xml:space="preserve">data </w:t>
                  </w:r>
                  <w:r w:rsidRPr="002B21EA">
                    <w:rPr>
                      <w:rFonts w:ascii="Calibri" w:hAnsi="Calibri" w:cs="Calibri"/>
                      <w:i/>
                      <w:iCs/>
                      <w:spacing w:val="-2"/>
                      <w:sz w:val="18"/>
                      <w:szCs w:val="18"/>
                    </w:rPr>
                    <w:t>analysis)</w:t>
                  </w:r>
                  <w:r>
                    <w:rPr>
                      <w:rFonts w:ascii="Calibri" w:hAnsi="Calibri" w:cs="Calibri"/>
                      <w:spacing w:val="-2"/>
                      <w:sz w:val="18"/>
                      <w:szCs w:val="18"/>
                    </w:rPr>
                    <w:t>]</w:t>
                  </w:r>
                </w:p>
              </w:tc>
            </w:tr>
            <w:tr w:rsidR="000D4E84" w:rsidRPr="007E1738" w14:paraId="6B15B4FD" w14:textId="77777777">
              <w:trPr>
                <w:trHeight w:val="676"/>
              </w:trPr>
              <w:tc>
                <w:tcPr>
                  <w:tcW w:w="1807" w:type="dxa"/>
                  <w:tcBorders>
                    <w:top w:val="dotted" w:sz="4" w:space="0" w:color="000000"/>
                    <w:left w:val="dotted" w:sz="4" w:space="0" w:color="000000"/>
                    <w:bottom w:val="dotted" w:sz="4" w:space="0" w:color="000000"/>
                    <w:right w:val="dotted" w:sz="4" w:space="0" w:color="000000"/>
                  </w:tcBorders>
                </w:tcPr>
                <w:p w14:paraId="26A8DA6C" w14:textId="77777777" w:rsidR="000D4E84" w:rsidRPr="002B21EA" w:rsidRDefault="000D4E84" w:rsidP="000D4E84">
                  <w:pPr>
                    <w:pStyle w:val="TableParagraph"/>
                    <w:spacing w:before="56"/>
                    <w:ind w:left="110"/>
                    <w:rPr>
                      <w:rFonts w:ascii="Calibri" w:hAnsi="Calibri" w:cs="Calibri"/>
                      <w:b/>
                      <w:sz w:val="18"/>
                      <w:szCs w:val="18"/>
                    </w:rPr>
                  </w:pPr>
                  <w:r w:rsidRPr="002B21EA">
                    <w:rPr>
                      <w:rFonts w:ascii="Calibri" w:hAnsi="Calibri" w:cs="Calibri"/>
                      <w:b/>
                      <w:sz w:val="18"/>
                      <w:szCs w:val="18"/>
                    </w:rPr>
                    <w:t>Extent</w:t>
                  </w:r>
                  <w:r w:rsidRPr="002B21EA">
                    <w:rPr>
                      <w:rFonts w:ascii="Calibri" w:hAnsi="Calibri" w:cs="Calibri"/>
                      <w:b/>
                      <w:spacing w:val="-3"/>
                      <w:sz w:val="18"/>
                      <w:szCs w:val="18"/>
                    </w:rPr>
                    <w:t xml:space="preserve"> </w:t>
                  </w:r>
                  <w:r w:rsidRPr="002B21EA">
                    <w:rPr>
                      <w:rFonts w:ascii="Calibri" w:hAnsi="Calibri" w:cs="Calibri"/>
                      <w:b/>
                      <w:sz w:val="18"/>
                      <w:szCs w:val="18"/>
                    </w:rPr>
                    <w:t>of</w:t>
                  </w:r>
                  <w:r w:rsidRPr="002B21EA">
                    <w:rPr>
                      <w:rFonts w:ascii="Calibri" w:hAnsi="Calibri" w:cs="Calibri"/>
                      <w:b/>
                      <w:spacing w:val="-1"/>
                      <w:sz w:val="18"/>
                      <w:szCs w:val="18"/>
                    </w:rPr>
                    <w:t xml:space="preserve"> </w:t>
                  </w:r>
                  <w:r w:rsidRPr="002B21EA">
                    <w:rPr>
                      <w:rFonts w:ascii="Calibri" w:hAnsi="Calibri" w:cs="Calibri"/>
                      <w:b/>
                      <w:spacing w:val="-5"/>
                      <w:sz w:val="18"/>
                      <w:szCs w:val="18"/>
                    </w:rPr>
                    <w:t>use</w:t>
                  </w:r>
                </w:p>
              </w:tc>
              <w:tc>
                <w:tcPr>
                  <w:tcW w:w="4181" w:type="dxa"/>
                  <w:tcBorders>
                    <w:top w:val="dotted" w:sz="4" w:space="0" w:color="000000"/>
                    <w:left w:val="dotted" w:sz="4" w:space="0" w:color="000000"/>
                    <w:bottom w:val="dotted" w:sz="4" w:space="0" w:color="000000"/>
                    <w:right w:val="dotted" w:sz="4" w:space="0" w:color="000000"/>
                  </w:tcBorders>
                </w:tcPr>
                <w:p w14:paraId="36D02B31" w14:textId="77777777" w:rsidR="000D4E84" w:rsidRPr="002B21EA" w:rsidRDefault="000D4E84" w:rsidP="000D4E84">
                  <w:pPr>
                    <w:pStyle w:val="TableParagraph"/>
                    <w:spacing w:before="38" w:line="206" w:lineRule="exact"/>
                    <w:ind w:left="110"/>
                    <w:rPr>
                      <w:rFonts w:ascii="Calibri" w:hAnsi="Calibri" w:cs="Calibri"/>
                      <w:sz w:val="18"/>
                      <w:szCs w:val="18"/>
                    </w:rPr>
                  </w:pPr>
                  <w:r>
                    <w:rPr>
                      <w:rFonts w:ascii="Calibri" w:hAnsi="Calibri" w:cs="Calibri"/>
                      <w:sz w:val="18"/>
                      <w:szCs w:val="18"/>
                    </w:rPr>
                    <w:t>[</w:t>
                  </w:r>
                  <w:r w:rsidRPr="002B21EA">
                    <w:rPr>
                      <w:rFonts w:ascii="Calibri" w:hAnsi="Calibri" w:cs="Calibri"/>
                      <w:i/>
                      <w:iCs/>
                      <w:sz w:val="18"/>
                      <w:szCs w:val="18"/>
                    </w:rPr>
                    <w:t>Outline</w:t>
                  </w:r>
                  <w:r w:rsidRPr="002B21EA">
                    <w:rPr>
                      <w:rFonts w:ascii="Calibri" w:hAnsi="Calibri" w:cs="Calibri"/>
                      <w:i/>
                      <w:iCs/>
                      <w:spacing w:val="-6"/>
                      <w:sz w:val="18"/>
                      <w:szCs w:val="18"/>
                    </w:rPr>
                    <w:t xml:space="preserve"> </w:t>
                  </w:r>
                  <w:r w:rsidRPr="002B21EA">
                    <w:rPr>
                      <w:rFonts w:ascii="Calibri" w:hAnsi="Calibri" w:cs="Calibri"/>
                      <w:i/>
                      <w:iCs/>
                      <w:sz w:val="18"/>
                      <w:szCs w:val="18"/>
                    </w:rPr>
                    <w:t>the</w:t>
                  </w:r>
                  <w:r w:rsidRPr="002B21EA">
                    <w:rPr>
                      <w:rFonts w:ascii="Calibri" w:hAnsi="Calibri" w:cs="Calibri"/>
                      <w:i/>
                      <w:iCs/>
                      <w:spacing w:val="-6"/>
                      <w:sz w:val="18"/>
                      <w:szCs w:val="18"/>
                    </w:rPr>
                    <w:t xml:space="preserve"> </w:t>
                  </w:r>
                  <w:r w:rsidRPr="002B21EA">
                    <w:rPr>
                      <w:rFonts w:ascii="Calibri" w:hAnsi="Calibri" w:cs="Calibri"/>
                      <w:i/>
                      <w:iCs/>
                      <w:sz w:val="18"/>
                      <w:szCs w:val="18"/>
                    </w:rPr>
                    <w:t>scale</w:t>
                  </w:r>
                  <w:r w:rsidRPr="002B21EA">
                    <w:rPr>
                      <w:rFonts w:ascii="Calibri" w:hAnsi="Calibri" w:cs="Calibri"/>
                      <w:i/>
                      <w:iCs/>
                      <w:spacing w:val="-6"/>
                      <w:sz w:val="18"/>
                      <w:szCs w:val="18"/>
                    </w:rPr>
                    <w:t xml:space="preserve"> </w:t>
                  </w:r>
                  <w:r w:rsidRPr="002B21EA">
                    <w:rPr>
                      <w:rFonts w:ascii="Calibri" w:hAnsi="Calibri" w:cs="Calibri"/>
                      <w:i/>
                      <w:iCs/>
                      <w:sz w:val="18"/>
                      <w:szCs w:val="18"/>
                    </w:rPr>
                    <w:t>of</w:t>
                  </w:r>
                  <w:r w:rsidRPr="002B21EA">
                    <w:rPr>
                      <w:rFonts w:ascii="Calibri" w:hAnsi="Calibri" w:cs="Calibri"/>
                      <w:i/>
                      <w:iCs/>
                      <w:spacing w:val="-4"/>
                      <w:sz w:val="18"/>
                      <w:szCs w:val="18"/>
                    </w:rPr>
                    <w:t xml:space="preserve"> </w:t>
                  </w:r>
                  <w:r w:rsidRPr="002B21EA">
                    <w:rPr>
                      <w:rFonts w:ascii="Calibri" w:hAnsi="Calibri" w:cs="Calibri"/>
                      <w:i/>
                      <w:iCs/>
                      <w:sz w:val="18"/>
                      <w:szCs w:val="18"/>
                    </w:rPr>
                    <w:t>involvement</w:t>
                  </w:r>
                  <w:r w:rsidRPr="002B21EA">
                    <w:rPr>
                      <w:rFonts w:ascii="Calibri" w:hAnsi="Calibri" w:cs="Calibri"/>
                      <w:i/>
                      <w:iCs/>
                      <w:spacing w:val="-4"/>
                      <w:sz w:val="18"/>
                      <w:szCs w:val="18"/>
                    </w:rPr>
                    <w:t xml:space="preserve"> </w:t>
                  </w:r>
                  <w:r w:rsidRPr="002B21EA">
                    <w:rPr>
                      <w:rFonts w:ascii="Calibri" w:hAnsi="Calibri" w:cs="Calibri"/>
                      <w:i/>
                      <w:iCs/>
                      <w:sz w:val="18"/>
                      <w:szCs w:val="18"/>
                    </w:rPr>
                    <w:t>of</w:t>
                  </w:r>
                  <w:r w:rsidRPr="002B21EA">
                    <w:rPr>
                      <w:rFonts w:ascii="Calibri" w:hAnsi="Calibri" w:cs="Calibri"/>
                      <w:i/>
                      <w:iCs/>
                      <w:spacing w:val="-4"/>
                      <w:sz w:val="18"/>
                      <w:szCs w:val="18"/>
                    </w:rPr>
                    <w:t xml:space="preserve"> </w:t>
                  </w:r>
                  <w:r w:rsidRPr="002B21EA">
                    <w:rPr>
                      <w:rFonts w:ascii="Calibri" w:hAnsi="Calibri" w:cs="Calibri"/>
                      <w:i/>
                      <w:iCs/>
                      <w:sz w:val="18"/>
                      <w:szCs w:val="18"/>
                    </w:rPr>
                    <w:t>AI</w:t>
                  </w:r>
                  <w:r w:rsidRPr="002B21EA">
                    <w:rPr>
                      <w:rFonts w:ascii="Calibri" w:hAnsi="Calibri" w:cs="Calibri"/>
                      <w:i/>
                      <w:iCs/>
                      <w:spacing w:val="-6"/>
                      <w:sz w:val="18"/>
                      <w:szCs w:val="18"/>
                    </w:rPr>
                    <w:t xml:space="preserve"> </w:t>
                  </w:r>
                  <w:r w:rsidRPr="002B21EA">
                    <w:rPr>
                      <w:rFonts w:ascii="Calibri" w:hAnsi="Calibri" w:cs="Calibri"/>
                      <w:i/>
                      <w:iCs/>
                      <w:sz w:val="18"/>
                      <w:szCs w:val="18"/>
                    </w:rPr>
                    <w:t>Systems</w:t>
                  </w:r>
                  <w:r w:rsidRPr="002B21EA">
                    <w:rPr>
                      <w:rFonts w:ascii="Calibri" w:hAnsi="Calibri" w:cs="Calibri"/>
                      <w:i/>
                      <w:iCs/>
                      <w:spacing w:val="-3"/>
                      <w:sz w:val="18"/>
                      <w:szCs w:val="18"/>
                    </w:rPr>
                    <w:t xml:space="preserve"> </w:t>
                  </w:r>
                  <w:r w:rsidRPr="002B21EA">
                    <w:rPr>
                      <w:rFonts w:ascii="Calibri" w:hAnsi="Calibri" w:cs="Calibri"/>
                      <w:i/>
                      <w:iCs/>
                      <w:sz w:val="18"/>
                      <w:szCs w:val="18"/>
                    </w:rPr>
                    <w:t>in delivering the Services (e.g. limited support, automation of analysis)</w:t>
                  </w:r>
                  <w:r>
                    <w:rPr>
                      <w:rFonts w:ascii="Calibri" w:hAnsi="Calibri" w:cs="Calibri"/>
                      <w:sz w:val="18"/>
                      <w:szCs w:val="18"/>
                    </w:rPr>
                    <w:t>]</w:t>
                  </w:r>
                </w:p>
              </w:tc>
            </w:tr>
            <w:tr w:rsidR="000D4E84" w:rsidRPr="007E1738" w14:paraId="5EC9B3DA" w14:textId="77777777">
              <w:trPr>
                <w:trHeight w:val="885"/>
              </w:trPr>
              <w:tc>
                <w:tcPr>
                  <w:tcW w:w="1807" w:type="dxa"/>
                  <w:tcBorders>
                    <w:top w:val="dotted" w:sz="4" w:space="0" w:color="000000"/>
                    <w:left w:val="dotted" w:sz="4" w:space="0" w:color="000000"/>
                    <w:bottom w:val="dotted" w:sz="4" w:space="0" w:color="000000"/>
                    <w:right w:val="dotted" w:sz="4" w:space="0" w:color="000000"/>
                  </w:tcBorders>
                </w:tcPr>
                <w:p w14:paraId="3ACD44F9" w14:textId="77777777" w:rsidR="000D4E84" w:rsidRPr="002B21EA" w:rsidRDefault="000D4E84" w:rsidP="000D4E84">
                  <w:pPr>
                    <w:pStyle w:val="TableParagraph"/>
                    <w:spacing w:before="59"/>
                    <w:ind w:left="110"/>
                    <w:rPr>
                      <w:rFonts w:ascii="Calibri" w:hAnsi="Calibri" w:cs="Calibri"/>
                      <w:b/>
                      <w:sz w:val="18"/>
                      <w:szCs w:val="18"/>
                    </w:rPr>
                  </w:pPr>
                  <w:r w:rsidRPr="002B21EA">
                    <w:rPr>
                      <w:rFonts w:ascii="Calibri" w:hAnsi="Calibri" w:cs="Calibri"/>
                      <w:b/>
                      <w:sz w:val="18"/>
                      <w:szCs w:val="18"/>
                    </w:rPr>
                    <w:t xml:space="preserve">Data </w:t>
                  </w:r>
                  <w:r w:rsidRPr="002B21EA">
                    <w:rPr>
                      <w:rFonts w:ascii="Calibri" w:hAnsi="Calibri" w:cs="Calibri"/>
                      <w:b/>
                      <w:spacing w:val="-2"/>
                      <w:sz w:val="18"/>
                      <w:szCs w:val="18"/>
                    </w:rPr>
                    <w:t>handling</w:t>
                  </w:r>
                </w:p>
              </w:tc>
              <w:tc>
                <w:tcPr>
                  <w:tcW w:w="4181" w:type="dxa"/>
                  <w:tcBorders>
                    <w:top w:val="dotted" w:sz="4" w:space="0" w:color="000000"/>
                    <w:left w:val="dotted" w:sz="4" w:space="0" w:color="000000"/>
                    <w:bottom w:val="dotted" w:sz="4" w:space="0" w:color="000000"/>
                    <w:right w:val="dotted" w:sz="4" w:space="0" w:color="000000"/>
                  </w:tcBorders>
                </w:tcPr>
                <w:p w14:paraId="6FDBD00F" w14:textId="77777777" w:rsidR="000D4E84" w:rsidRPr="002B21EA" w:rsidRDefault="000D4E84" w:rsidP="000D4E84">
                  <w:pPr>
                    <w:pStyle w:val="TableParagraph"/>
                    <w:spacing w:before="41" w:line="206" w:lineRule="exact"/>
                    <w:ind w:left="110"/>
                    <w:rPr>
                      <w:rFonts w:ascii="Calibri" w:hAnsi="Calibri" w:cs="Calibri"/>
                      <w:sz w:val="18"/>
                      <w:szCs w:val="18"/>
                    </w:rPr>
                  </w:pPr>
                  <w:r>
                    <w:rPr>
                      <w:rFonts w:ascii="Calibri" w:hAnsi="Calibri" w:cs="Calibri"/>
                      <w:sz w:val="18"/>
                      <w:szCs w:val="18"/>
                    </w:rPr>
                    <w:t>[</w:t>
                  </w:r>
                  <w:r w:rsidRPr="002B21EA">
                    <w:rPr>
                      <w:rFonts w:ascii="Calibri" w:hAnsi="Calibri" w:cs="Calibri"/>
                      <w:i/>
                      <w:iCs/>
                      <w:sz w:val="18"/>
                      <w:szCs w:val="18"/>
                    </w:rPr>
                    <w:t>Identify if and what Commonwealth data or information</w:t>
                  </w:r>
                  <w:r w:rsidRPr="002B21EA">
                    <w:rPr>
                      <w:rFonts w:ascii="Calibri" w:hAnsi="Calibri" w:cs="Calibri"/>
                      <w:i/>
                      <w:iCs/>
                      <w:spacing w:val="-5"/>
                      <w:sz w:val="18"/>
                      <w:szCs w:val="18"/>
                    </w:rPr>
                    <w:t xml:space="preserve"> </w:t>
                  </w:r>
                  <w:r w:rsidRPr="002B21EA">
                    <w:rPr>
                      <w:rFonts w:ascii="Calibri" w:hAnsi="Calibri" w:cs="Calibri"/>
                      <w:i/>
                      <w:iCs/>
                      <w:sz w:val="18"/>
                      <w:szCs w:val="18"/>
                    </w:rPr>
                    <w:t>would</w:t>
                  </w:r>
                  <w:r w:rsidRPr="002B21EA">
                    <w:rPr>
                      <w:rFonts w:ascii="Calibri" w:hAnsi="Calibri" w:cs="Calibri"/>
                      <w:i/>
                      <w:iCs/>
                      <w:spacing w:val="-7"/>
                      <w:sz w:val="18"/>
                      <w:szCs w:val="18"/>
                    </w:rPr>
                    <w:t xml:space="preserve"> </w:t>
                  </w:r>
                  <w:r w:rsidRPr="002B21EA">
                    <w:rPr>
                      <w:rFonts w:ascii="Calibri" w:hAnsi="Calibri" w:cs="Calibri"/>
                      <w:i/>
                      <w:iCs/>
                      <w:sz w:val="18"/>
                      <w:szCs w:val="18"/>
                    </w:rPr>
                    <w:t>be</w:t>
                  </w:r>
                  <w:r w:rsidRPr="002B21EA">
                    <w:rPr>
                      <w:rFonts w:ascii="Calibri" w:hAnsi="Calibri" w:cs="Calibri"/>
                      <w:i/>
                      <w:iCs/>
                      <w:spacing w:val="-5"/>
                      <w:sz w:val="18"/>
                      <w:szCs w:val="18"/>
                    </w:rPr>
                    <w:t xml:space="preserve"> </w:t>
                  </w:r>
                  <w:r w:rsidRPr="002B21EA">
                    <w:rPr>
                      <w:rFonts w:ascii="Calibri" w:hAnsi="Calibri" w:cs="Calibri"/>
                      <w:i/>
                      <w:iCs/>
                      <w:sz w:val="18"/>
                      <w:szCs w:val="18"/>
                    </w:rPr>
                    <w:t>input,</w:t>
                  </w:r>
                  <w:r w:rsidRPr="002B21EA">
                    <w:rPr>
                      <w:rFonts w:ascii="Calibri" w:hAnsi="Calibri" w:cs="Calibri"/>
                      <w:i/>
                      <w:iCs/>
                      <w:spacing w:val="-6"/>
                      <w:sz w:val="18"/>
                      <w:szCs w:val="18"/>
                    </w:rPr>
                    <w:t xml:space="preserve"> </w:t>
                  </w:r>
                  <w:r w:rsidRPr="002B21EA">
                    <w:rPr>
                      <w:rFonts w:ascii="Calibri" w:hAnsi="Calibri" w:cs="Calibri"/>
                      <w:i/>
                      <w:iCs/>
                      <w:sz w:val="18"/>
                      <w:szCs w:val="18"/>
                    </w:rPr>
                    <w:t>processed</w:t>
                  </w:r>
                  <w:r w:rsidRPr="002B21EA">
                    <w:rPr>
                      <w:rFonts w:ascii="Calibri" w:hAnsi="Calibri" w:cs="Calibri"/>
                      <w:i/>
                      <w:iCs/>
                      <w:spacing w:val="-5"/>
                      <w:sz w:val="18"/>
                      <w:szCs w:val="18"/>
                    </w:rPr>
                    <w:t xml:space="preserve"> </w:t>
                  </w:r>
                  <w:r w:rsidRPr="002B21EA">
                    <w:rPr>
                      <w:rFonts w:ascii="Calibri" w:hAnsi="Calibri" w:cs="Calibri"/>
                      <w:i/>
                      <w:iCs/>
                      <w:sz w:val="18"/>
                      <w:szCs w:val="18"/>
                    </w:rPr>
                    <w:t>or</w:t>
                  </w:r>
                  <w:r w:rsidRPr="002B21EA">
                    <w:rPr>
                      <w:rFonts w:ascii="Calibri" w:hAnsi="Calibri" w:cs="Calibri"/>
                      <w:i/>
                      <w:iCs/>
                      <w:spacing w:val="-7"/>
                      <w:sz w:val="18"/>
                      <w:szCs w:val="18"/>
                    </w:rPr>
                    <w:t xml:space="preserve"> </w:t>
                  </w:r>
                  <w:r w:rsidRPr="002B21EA">
                    <w:rPr>
                      <w:rFonts w:ascii="Calibri" w:hAnsi="Calibri" w:cs="Calibri"/>
                      <w:i/>
                      <w:iCs/>
                      <w:sz w:val="18"/>
                      <w:szCs w:val="18"/>
                    </w:rPr>
                    <w:t>stored</w:t>
                  </w:r>
                  <w:r w:rsidRPr="002B21EA">
                    <w:rPr>
                      <w:rFonts w:ascii="Calibri" w:hAnsi="Calibri" w:cs="Calibri"/>
                      <w:i/>
                      <w:iCs/>
                      <w:spacing w:val="-5"/>
                      <w:sz w:val="18"/>
                      <w:szCs w:val="18"/>
                    </w:rPr>
                    <w:t xml:space="preserve"> </w:t>
                  </w:r>
                  <w:r w:rsidRPr="002B21EA">
                    <w:rPr>
                      <w:rFonts w:ascii="Calibri" w:hAnsi="Calibri" w:cs="Calibri"/>
                      <w:i/>
                      <w:iCs/>
                      <w:sz w:val="18"/>
                      <w:szCs w:val="18"/>
                    </w:rPr>
                    <w:t>in the AI System, including the data location and security controls.</w:t>
                  </w:r>
                  <w:r>
                    <w:rPr>
                      <w:rFonts w:ascii="Calibri" w:hAnsi="Calibri" w:cs="Calibri"/>
                      <w:sz w:val="18"/>
                      <w:szCs w:val="18"/>
                    </w:rPr>
                    <w:t>]</w:t>
                  </w:r>
                </w:p>
              </w:tc>
            </w:tr>
            <w:tr w:rsidR="000D4E84" w:rsidRPr="007E1738" w14:paraId="0AF0A8E3" w14:textId="77777777">
              <w:trPr>
                <w:trHeight w:val="683"/>
              </w:trPr>
              <w:tc>
                <w:tcPr>
                  <w:tcW w:w="1807" w:type="dxa"/>
                  <w:tcBorders>
                    <w:top w:val="dotted" w:sz="4" w:space="0" w:color="000000"/>
                    <w:left w:val="dotted" w:sz="4" w:space="0" w:color="000000"/>
                    <w:bottom w:val="dotted" w:sz="8" w:space="0" w:color="000000"/>
                    <w:right w:val="dotted" w:sz="4" w:space="0" w:color="000000"/>
                  </w:tcBorders>
                </w:tcPr>
                <w:p w14:paraId="7B059B51" w14:textId="77777777" w:rsidR="000D4E84" w:rsidRPr="002B21EA" w:rsidRDefault="000D4E84" w:rsidP="000D4E84">
                  <w:pPr>
                    <w:pStyle w:val="TableParagraph"/>
                    <w:spacing w:before="56"/>
                    <w:ind w:left="110" w:right="499"/>
                    <w:rPr>
                      <w:rFonts w:ascii="Calibri" w:hAnsi="Calibri" w:cs="Calibri"/>
                      <w:b/>
                      <w:sz w:val="18"/>
                      <w:szCs w:val="18"/>
                    </w:rPr>
                  </w:pPr>
                  <w:r w:rsidRPr="002B21EA">
                    <w:rPr>
                      <w:rFonts w:ascii="Calibri" w:hAnsi="Calibri" w:cs="Calibri"/>
                      <w:b/>
                      <w:spacing w:val="-2"/>
                      <w:sz w:val="18"/>
                      <w:szCs w:val="18"/>
                    </w:rPr>
                    <w:t xml:space="preserve">Governance </w:t>
                  </w:r>
                  <w:r w:rsidRPr="002B21EA">
                    <w:rPr>
                      <w:rFonts w:ascii="Calibri" w:hAnsi="Calibri" w:cs="Calibri"/>
                      <w:b/>
                      <w:sz w:val="18"/>
                      <w:szCs w:val="18"/>
                    </w:rPr>
                    <w:t>and</w:t>
                  </w:r>
                  <w:r w:rsidRPr="002B21EA">
                    <w:rPr>
                      <w:rFonts w:ascii="Calibri" w:hAnsi="Calibri" w:cs="Calibri"/>
                      <w:b/>
                      <w:spacing w:val="-13"/>
                      <w:sz w:val="18"/>
                      <w:szCs w:val="18"/>
                    </w:rPr>
                    <w:t xml:space="preserve"> </w:t>
                  </w:r>
                  <w:r w:rsidRPr="002B21EA">
                    <w:rPr>
                      <w:rFonts w:ascii="Calibri" w:hAnsi="Calibri" w:cs="Calibri"/>
                      <w:b/>
                      <w:sz w:val="18"/>
                      <w:szCs w:val="18"/>
                    </w:rPr>
                    <w:t>oversight</w:t>
                  </w:r>
                </w:p>
              </w:tc>
              <w:tc>
                <w:tcPr>
                  <w:tcW w:w="4181" w:type="dxa"/>
                  <w:tcBorders>
                    <w:top w:val="dotted" w:sz="4" w:space="0" w:color="000000"/>
                    <w:left w:val="dotted" w:sz="4" w:space="0" w:color="000000"/>
                    <w:bottom w:val="dotted" w:sz="8" w:space="0" w:color="000000"/>
                    <w:right w:val="dotted" w:sz="4" w:space="0" w:color="000000"/>
                  </w:tcBorders>
                </w:tcPr>
                <w:p w14:paraId="21246C90" w14:textId="77777777" w:rsidR="000D4E84" w:rsidRPr="002B21EA" w:rsidRDefault="000D4E84" w:rsidP="000D4E84">
                  <w:pPr>
                    <w:pStyle w:val="TableParagraph"/>
                    <w:spacing w:before="56"/>
                    <w:ind w:left="110"/>
                    <w:rPr>
                      <w:rFonts w:ascii="Calibri" w:hAnsi="Calibri" w:cs="Calibri"/>
                      <w:i/>
                      <w:iCs/>
                      <w:sz w:val="18"/>
                      <w:szCs w:val="18"/>
                    </w:rPr>
                  </w:pPr>
                  <w:r>
                    <w:rPr>
                      <w:rFonts w:ascii="Calibri" w:hAnsi="Calibri" w:cs="Calibri"/>
                      <w:sz w:val="18"/>
                      <w:szCs w:val="18"/>
                    </w:rPr>
                    <w:t>[</w:t>
                  </w:r>
                  <w:r w:rsidRPr="002B21EA">
                    <w:rPr>
                      <w:rFonts w:ascii="Calibri" w:hAnsi="Calibri" w:cs="Calibri"/>
                      <w:i/>
                      <w:iCs/>
                      <w:sz w:val="18"/>
                      <w:szCs w:val="18"/>
                    </w:rPr>
                    <w:t>Outline</w:t>
                  </w:r>
                  <w:r w:rsidRPr="002B21EA">
                    <w:rPr>
                      <w:rFonts w:ascii="Calibri" w:hAnsi="Calibri" w:cs="Calibri"/>
                      <w:i/>
                      <w:iCs/>
                      <w:spacing w:val="-6"/>
                      <w:sz w:val="18"/>
                      <w:szCs w:val="18"/>
                    </w:rPr>
                    <w:t xml:space="preserve"> </w:t>
                  </w:r>
                  <w:r w:rsidRPr="002B21EA">
                    <w:rPr>
                      <w:rFonts w:ascii="Calibri" w:hAnsi="Calibri" w:cs="Calibri"/>
                      <w:i/>
                      <w:iCs/>
                      <w:sz w:val="18"/>
                      <w:szCs w:val="18"/>
                    </w:rPr>
                    <w:t>the</w:t>
                  </w:r>
                  <w:r w:rsidRPr="002B21EA">
                    <w:rPr>
                      <w:rFonts w:ascii="Calibri" w:hAnsi="Calibri" w:cs="Calibri"/>
                      <w:i/>
                      <w:iCs/>
                      <w:spacing w:val="-6"/>
                      <w:sz w:val="18"/>
                      <w:szCs w:val="18"/>
                    </w:rPr>
                    <w:t xml:space="preserve"> </w:t>
                  </w:r>
                  <w:r w:rsidRPr="002B21EA">
                    <w:rPr>
                      <w:rFonts w:ascii="Calibri" w:hAnsi="Calibri" w:cs="Calibri"/>
                      <w:i/>
                      <w:iCs/>
                      <w:sz w:val="18"/>
                      <w:szCs w:val="18"/>
                    </w:rPr>
                    <w:t>measures</w:t>
                  </w:r>
                  <w:r w:rsidRPr="002B21EA">
                    <w:rPr>
                      <w:rFonts w:ascii="Calibri" w:hAnsi="Calibri" w:cs="Calibri"/>
                      <w:i/>
                      <w:iCs/>
                      <w:spacing w:val="-5"/>
                      <w:sz w:val="18"/>
                      <w:szCs w:val="18"/>
                    </w:rPr>
                    <w:t xml:space="preserve"> </w:t>
                  </w:r>
                  <w:r w:rsidRPr="002B21EA">
                    <w:rPr>
                      <w:rFonts w:ascii="Calibri" w:hAnsi="Calibri" w:cs="Calibri"/>
                      <w:i/>
                      <w:iCs/>
                      <w:sz w:val="18"/>
                      <w:szCs w:val="18"/>
                    </w:rPr>
                    <w:t>in</w:t>
                  </w:r>
                  <w:r w:rsidRPr="002B21EA">
                    <w:rPr>
                      <w:rFonts w:ascii="Calibri" w:hAnsi="Calibri" w:cs="Calibri"/>
                      <w:i/>
                      <w:iCs/>
                      <w:spacing w:val="-3"/>
                      <w:sz w:val="18"/>
                      <w:szCs w:val="18"/>
                    </w:rPr>
                    <w:t xml:space="preserve"> </w:t>
                  </w:r>
                  <w:r w:rsidRPr="002B21EA">
                    <w:rPr>
                      <w:rFonts w:ascii="Calibri" w:hAnsi="Calibri" w:cs="Calibri"/>
                      <w:i/>
                      <w:iCs/>
                      <w:sz w:val="18"/>
                      <w:szCs w:val="18"/>
                    </w:rPr>
                    <w:t>place</w:t>
                  </w:r>
                  <w:r w:rsidRPr="002B21EA">
                    <w:rPr>
                      <w:rFonts w:ascii="Calibri" w:hAnsi="Calibri" w:cs="Calibri"/>
                      <w:i/>
                      <w:iCs/>
                      <w:spacing w:val="-6"/>
                      <w:sz w:val="18"/>
                      <w:szCs w:val="18"/>
                    </w:rPr>
                    <w:t xml:space="preserve"> </w:t>
                  </w:r>
                  <w:r w:rsidRPr="002B21EA">
                    <w:rPr>
                      <w:rFonts w:ascii="Calibri" w:hAnsi="Calibri" w:cs="Calibri"/>
                      <w:i/>
                      <w:iCs/>
                      <w:sz w:val="18"/>
                      <w:szCs w:val="18"/>
                    </w:rPr>
                    <w:t>to</w:t>
                  </w:r>
                  <w:r w:rsidRPr="002B21EA">
                    <w:rPr>
                      <w:rFonts w:ascii="Calibri" w:hAnsi="Calibri" w:cs="Calibri"/>
                      <w:i/>
                      <w:iCs/>
                      <w:spacing w:val="-3"/>
                      <w:sz w:val="18"/>
                      <w:szCs w:val="18"/>
                    </w:rPr>
                    <w:t xml:space="preserve"> </w:t>
                  </w:r>
                  <w:r w:rsidRPr="002B21EA">
                    <w:rPr>
                      <w:rFonts w:ascii="Calibri" w:hAnsi="Calibri" w:cs="Calibri"/>
                      <w:i/>
                      <w:iCs/>
                      <w:sz w:val="18"/>
                      <w:szCs w:val="18"/>
                    </w:rPr>
                    <w:t>ensure</w:t>
                  </w:r>
                  <w:r w:rsidRPr="002B21EA">
                    <w:rPr>
                      <w:rFonts w:ascii="Calibri" w:hAnsi="Calibri" w:cs="Calibri"/>
                      <w:i/>
                      <w:iCs/>
                      <w:spacing w:val="-6"/>
                      <w:sz w:val="18"/>
                      <w:szCs w:val="18"/>
                    </w:rPr>
                    <w:t xml:space="preserve"> </w:t>
                  </w:r>
                  <w:r w:rsidRPr="002B21EA">
                    <w:rPr>
                      <w:rFonts w:ascii="Calibri" w:hAnsi="Calibri" w:cs="Calibri"/>
                      <w:i/>
                      <w:iCs/>
                      <w:sz w:val="18"/>
                      <w:szCs w:val="18"/>
                    </w:rPr>
                    <w:t>the</w:t>
                  </w:r>
                  <w:r w:rsidRPr="002B21EA">
                    <w:rPr>
                      <w:rFonts w:ascii="Calibri" w:hAnsi="Calibri" w:cs="Calibri"/>
                      <w:i/>
                      <w:iCs/>
                      <w:spacing w:val="-6"/>
                      <w:sz w:val="18"/>
                      <w:szCs w:val="18"/>
                    </w:rPr>
                    <w:t xml:space="preserve"> </w:t>
                  </w:r>
                  <w:r w:rsidRPr="002B21EA">
                    <w:rPr>
                      <w:rFonts w:ascii="Calibri" w:hAnsi="Calibri" w:cs="Calibri"/>
                      <w:i/>
                      <w:iCs/>
                      <w:sz w:val="18"/>
                      <w:szCs w:val="18"/>
                    </w:rPr>
                    <w:t>safe and responsible</w:t>
                  </w:r>
                  <w:r w:rsidRPr="002B21EA">
                    <w:rPr>
                      <w:rFonts w:ascii="Calibri" w:hAnsi="Calibri" w:cs="Calibri"/>
                      <w:i/>
                      <w:iCs/>
                      <w:spacing w:val="-2"/>
                      <w:sz w:val="18"/>
                      <w:szCs w:val="18"/>
                    </w:rPr>
                    <w:t xml:space="preserve"> </w:t>
                  </w:r>
                  <w:r w:rsidRPr="002B21EA">
                    <w:rPr>
                      <w:rFonts w:ascii="Calibri" w:hAnsi="Calibri" w:cs="Calibri"/>
                      <w:i/>
                      <w:iCs/>
                      <w:sz w:val="18"/>
                      <w:szCs w:val="18"/>
                    </w:rPr>
                    <w:t>use of AI Systems</w:t>
                  </w:r>
                  <w:r w:rsidRPr="002B21EA">
                    <w:rPr>
                      <w:rFonts w:ascii="Calibri" w:hAnsi="Calibri" w:cs="Calibri"/>
                      <w:i/>
                      <w:iCs/>
                      <w:spacing w:val="-1"/>
                      <w:sz w:val="18"/>
                      <w:szCs w:val="18"/>
                    </w:rPr>
                    <w:t xml:space="preserve"> </w:t>
                  </w:r>
                  <w:r w:rsidRPr="002B21EA">
                    <w:rPr>
                      <w:rFonts w:ascii="Calibri" w:hAnsi="Calibri" w:cs="Calibri"/>
                      <w:i/>
                      <w:iCs/>
                      <w:sz w:val="18"/>
                      <w:szCs w:val="18"/>
                    </w:rPr>
                    <w:t>in</w:t>
                  </w:r>
                  <w:r w:rsidRPr="002B21EA">
                    <w:rPr>
                      <w:rFonts w:ascii="Calibri" w:hAnsi="Calibri" w:cs="Calibri"/>
                      <w:i/>
                      <w:iCs/>
                      <w:spacing w:val="-2"/>
                      <w:sz w:val="18"/>
                      <w:szCs w:val="18"/>
                    </w:rPr>
                    <w:t xml:space="preserve"> </w:t>
                  </w:r>
                  <w:r w:rsidRPr="002B21EA">
                    <w:rPr>
                      <w:rFonts w:ascii="Calibri" w:hAnsi="Calibri" w:cs="Calibri"/>
                      <w:i/>
                      <w:iCs/>
                      <w:sz w:val="18"/>
                      <w:szCs w:val="18"/>
                    </w:rPr>
                    <w:t>delivery of</w:t>
                  </w:r>
                </w:p>
                <w:p w14:paraId="0D6586CA" w14:textId="77777777" w:rsidR="000D4E84" w:rsidRPr="002B21EA" w:rsidRDefault="000D4E84" w:rsidP="000D4E84">
                  <w:pPr>
                    <w:pStyle w:val="TableParagraph"/>
                    <w:spacing w:before="1" w:line="192" w:lineRule="exact"/>
                    <w:ind w:left="110"/>
                    <w:rPr>
                      <w:rFonts w:ascii="Calibri" w:hAnsi="Calibri" w:cs="Calibri"/>
                      <w:sz w:val="18"/>
                      <w:szCs w:val="18"/>
                    </w:rPr>
                  </w:pPr>
                  <w:r w:rsidRPr="002B21EA">
                    <w:rPr>
                      <w:rFonts w:ascii="Calibri" w:hAnsi="Calibri" w:cs="Calibri"/>
                      <w:i/>
                      <w:iCs/>
                      <w:sz w:val="18"/>
                      <w:szCs w:val="18"/>
                    </w:rPr>
                    <w:t>the</w:t>
                  </w:r>
                  <w:r w:rsidRPr="002B21EA">
                    <w:rPr>
                      <w:rFonts w:ascii="Calibri" w:hAnsi="Calibri" w:cs="Calibri"/>
                      <w:i/>
                      <w:iCs/>
                      <w:spacing w:val="1"/>
                      <w:sz w:val="18"/>
                      <w:szCs w:val="18"/>
                    </w:rPr>
                    <w:t xml:space="preserve"> </w:t>
                  </w:r>
                  <w:r w:rsidRPr="002B21EA">
                    <w:rPr>
                      <w:rFonts w:ascii="Calibri" w:hAnsi="Calibri" w:cs="Calibri"/>
                      <w:i/>
                      <w:iCs/>
                      <w:spacing w:val="-2"/>
                      <w:sz w:val="18"/>
                      <w:szCs w:val="18"/>
                    </w:rPr>
                    <w:t>Services.</w:t>
                  </w:r>
                  <w:r>
                    <w:rPr>
                      <w:rFonts w:ascii="Calibri" w:hAnsi="Calibri" w:cs="Calibri"/>
                      <w:spacing w:val="-2"/>
                      <w:sz w:val="18"/>
                      <w:szCs w:val="18"/>
                    </w:rPr>
                    <w:t>]</w:t>
                  </w:r>
                </w:p>
              </w:tc>
            </w:tr>
          </w:tbl>
          <w:p w14:paraId="4BDF5CB1" w14:textId="77777777" w:rsidR="000D4E84" w:rsidRPr="001E01AB" w:rsidRDefault="000D4E84">
            <w:pPr>
              <w:pStyle w:val="PlainParagraph"/>
              <w:spacing w:before="0" w:after="140"/>
              <w:ind w:left="18"/>
              <w:rPr>
                <w:rFonts w:asciiTheme="minorHAnsi" w:hAnsiTheme="minorHAnsi" w:cstheme="minorHAnsi"/>
                <w:i/>
                <w:sz w:val="18"/>
                <w:szCs w:val="18"/>
                <w:highlight w:val="yellow"/>
              </w:rPr>
            </w:pPr>
          </w:p>
        </w:tc>
      </w:tr>
      <w:tr w:rsidR="00F927AE" w:rsidRPr="001E01AB" w14:paraId="3238E077" w14:textId="77777777" w:rsidTr="179202FC">
        <w:trPr>
          <w:trHeight w:val="454"/>
        </w:trPr>
        <w:tc>
          <w:tcPr>
            <w:tcW w:w="2439" w:type="dxa"/>
            <w:shd w:val="clear" w:color="auto" w:fill="E6E6E6"/>
          </w:tcPr>
          <w:p w14:paraId="2108E986" w14:textId="77777777" w:rsidR="00F927AE" w:rsidRPr="001E01AB" w:rsidRDefault="00F927AE">
            <w:pPr>
              <w:pStyle w:val="PlainParagraph"/>
              <w:spacing w:before="0" w:after="140"/>
              <w:ind w:left="0"/>
              <w:rPr>
                <w:rFonts w:asciiTheme="minorHAnsi" w:hAnsiTheme="minorHAnsi" w:cstheme="minorHAnsi"/>
                <w:b/>
                <w:sz w:val="18"/>
                <w:szCs w:val="18"/>
              </w:rPr>
            </w:pPr>
            <w:r w:rsidRPr="001E01AB">
              <w:rPr>
                <w:rFonts w:asciiTheme="minorHAnsi" w:hAnsiTheme="minorHAnsi" w:cstheme="minorHAnsi"/>
                <w:b/>
                <w:sz w:val="18"/>
                <w:szCs w:val="18"/>
              </w:rPr>
              <w:t>Specified Personnel</w:t>
            </w:r>
          </w:p>
        </w:tc>
        <w:tc>
          <w:tcPr>
            <w:tcW w:w="7101" w:type="dxa"/>
          </w:tcPr>
          <w:p w14:paraId="6DF384C1" w14:textId="77777777" w:rsidR="00F927AE" w:rsidRPr="001E01AB" w:rsidRDefault="00F927AE">
            <w:pPr>
              <w:pStyle w:val="PlainParagraph"/>
              <w:spacing w:before="0" w:after="140"/>
              <w:ind w:left="18"/>
              <w:rPr>
                <w:rFonts w:asciiTheme="minorHAnsi" w:hAnsiTheme="minorHAnsi" w:cstheme="minorHAnsi"/>
                <w:i/>
                <w:sz w:val="18"/>
                <w:szCs w:val="18"/>
              </w:rPr>
            </w:pPr>
            <w:r w:rsidRPr="001E01AB">
              <w:rPr>
                <w:rFonts w:asciiTheme="minorHAnsi" w:hAnsiTheme="minorHAnsi" w:cstheme="minorHAnsi"/>
                <w:i/>
                <w:sz w:val="18"/>
                <w:szCs w:val="18"/>
                <w:highlight w:val="yellow"/>
              </w:rPr>
              <w:t>[</w:t>
            </w:r>
            <w:r>
              <w:rPr>
                <w:rFonts w:asciiTheme="minorHAnsi" w:hAnsiTheme="minorHAnsi" w:cstheme="minorHAnsi"/>
                <w:i/>
                <w:sz w:val="18"/>
                <w:szCs w:val="18"/>
                <w:highlight w:val="yellow"/>
              </w:rPr>
              <w:t>i</w:t>
            </w:r>
            <w:r w:rsidRPr="001E01AB">
              <w:rPr>
                <w:rFonts w:asciiTheme="minorHAnsi" w:hAnsiTheme="minorHAnsi" w:cstheme="minorHAnsi"/>
                <w:i/>
                <w:sz w:val="18"/>
                <w:szCs w:val="18"/>
                <w:highlight w:val="yellow"/>
              </w:rPr>
              <w:t xml:space="preserve">nsert name(s) of the key/specified personnel who will be working on this project and their relevant role. </w:t>
            </w:r>
          </w:p>
        </w:tc>
      </w:tr>
      <w:tr w:rsidR="00F927AE" w:rsidRPr="001E01AB" w14:paraId="5E3206C4" w14:textId="77777777" w:rsidTr="179202FC">
        <w:trPr>
          <w:trHeight w:val="454"/>
        </w:trPr>
        <w:tc>
          <w:tcPr>
            <w:tcW w:w="2439" w:type="dxa"/>
            <w:shd w:val="clear" w:color="auto" w:fill="E6E6E6"/>
          </w:tcPr>
          <w:p w14:paraId="4B0814EA" w14:textId="77777777" w:rsidR="00F927AE" w:rsidRPr="001E01AB" w:rsidRDefault="00F927AE">
            <w:pPr>
              <w:pStyle w:val="PlainParagraph"/>
              <w:spacing w:before="0" w:after="140"/>
              <w:ind w:left="0"/>
              <w:rPr>
                <w:rFonts w:asciiTheme="minorHAnsi" w:hAnsiTheme="minorHAnsi" w:cstheme="minorHAnsi"/>
                <w:b/>
                <w:sz w:val="18"/>
                <w:szCs w:val="18"/>
              </w:rPr>
            </w:pPr>
            <w:r w:rsidRPr="001E01AB">
              <w:rPr>
                <w:rFonts w:asciiTheme="minorHAnsi" w:hAnsiTheme="minorHAnsi" w:cstheme="minorHAnsi"/>
                <w:b/>
                <w:sz w:val="18"/>
                <w:szCs w:val="18"/>
              </w:rPr>
              <w:t>Subcontractors</w:t>
            </w:r>
          </w:p>
        </w:tc>
        <w:tc>
          <w:tcPr>
            <w:tcW w:w="7101" w:type="dxa"/>
          </w:tcPr>
          <w:p w14:paraId="10172D20" w14:textId="77777777" w:rsidR="00F927AE" w:rsidRPr="001E01AB" w:rsidRDefault="00F927AE">
            <w:pPr>
              <w:pStyle w:val="PlainParagraph"/>
              <w:spacing w:before="0" w:after="140"/>
              <w:ind w:left="18"/>
              <w:rPr>
                <w:rFonts w:asciiTheme="minorHAnsi" w:hAnsiTheme="minorHAnsi" w:cstheme="minorHAnsi"/>
                <w:i/>
                <w:sz w:val="18"/>
                <w:szCs w:val="18"/>
              </w:rPr>
            </w:pPr>
            <w:r w:rsidRPr="001E01AB">
              <w:rPr>
                <w:rFonts w:asciiTheme="minorHAnsi" w:hAnsiTheme="minorHAnsi" w:cstheme="minorHAnsi"/>
                <w:i/>
                <w:sz w:val="18"/>
                <w:szCs w:val="18"/>
                <w:highlight w:val="yellow"/>
              </w:rPr>
              <w:t>[</w:t>
            </w:r>
            <w:r>
              <w:rPr>
                <w:rFonts w:asciiTheme="minorHAnsi" w:hAnsiTheme="minorHAnsi" w:cstheme="minorHAnsi"/>
                <w:i/>
                <w:sz w:val="18"/>
                <w:szCs w:val="18"/>
                <w:highlight w:val="yellow"/>
              </w:rPr>
              <w:t>i</w:t>
            </w:r>
            <w:r w:rsidRPr="001E01AB">
              <w:rPr>
                <w:rFonts w:asciiTheme="minorHAnsi" w:hAnsiTheme="minorHAnsi" w:cstheme="minorHAnsi"/>
                <w:i/>
                <w:sz w:val="18"/>
                <w:szCs w:val="18"/>
                <w:highlight w:val="yellow"/>
              </w:rPr>
              <w:t>nsert names, ABNs and ACNs of any subcontractors that the Panel Member proposes to use to perform the Services.  Otherwise insert ‘Not applicable’]</w:t>
            </w:r>
          </w:p>
          <w:p w14:paraId="642AEF7A" w14:textId="77777777" w:rsidR="00F927AE" w:rsidRPr="001E01AB" w:rsidRDefault="00F927AE">
            <w:pPr>
              <w:pStyle w:val="PlainParagraph"/>
              <w:spacing w:before="0" w:after="140"/>
              <w:ind w:left="18"/>
              <w:rPr>
                <w:rFonts w:asciiTheme="minorHAnsi" w:hAnsiTheme="minorHAnsi" w:cstheme="minorHAnsi"/>
                <w:sz w:val="18"/>
                <w:szCs w:val="18"/>
              </w:rPr>
            </w:pPr>
            <w:r w:rsidRPr="001E01AB">
              <w:rPr>
                <w:rFonts w:asciiTheme="minorHAnsi" w:hAnsiTheme="minorHAnsi" w:cstheme="minorHAnsi"/>
                <w:sz w:val="18"/>
                <w:szCs w:val="18"/>
              </w:rPr>
              <w:t>Note: Any subcontractors not listed on the Panel Member’s Deed will requir</w:t>
            </w:r>
            <w:r>
              <w:rPr>
                <w:rFonts w:asciiTheme="minorHAnsi" w:hAnsiTheme="minorHAnsi" w:cstheme="minorHAnsi"/>
                <w:sz w:val="18"/>
                <w:szCs w:val="18"/>
              </w:rPr>
              <w:t>e approval in writing from the d</w:t>
            </w:r>
            <w:r w:rsidRPr="001E01AB">
              <w:rPr>
                <w:rFonts w:asciiTheme="minorHAnsi" w:hAnsiTheme="minorHAnsi" w:cstheme="minorHAnsi"/>
                <w:sz w:val="18"/>
                <w:szCs w:val="18"/>
              </w:rPr>
              <w:t>epartment/</w:t>
            </w:r>
            <w:r>
              <w:rPr>
                <w:rFonts w:asciiTheme="minorHAnsi" w:hAnsiTheme="minorHAnsi" w:cstheme="minorHAnsi"/>
                <w:sz w:val="18"/>
                <w:szCs w:val="18"/>
              </w:rPr>
              <w:t>a</w:t>
            </w:r>
            <w:r w:rsidRPr="001E01AB">
              <w:rPr>
                <w:rFonts w:asciiTheme="minorHAnsi" w:hAnsiTheme="minorHAnsi" w:cstheme="minorHAnsi"/>
                <w:sz w:val="18"/>
                <w:szCs w:val="18"/>
              </w:rPr>
              <w:t>gency before engagement. This may require additional information to be provided by the Panel Member on the subcontractor such as their financial credentials. The Panel Member must provide information about any proposed sub</w:t>
            </w:r>
            <w:r>
              <w:rPr>
                <w:rFonts w:asciiTheme="minorHAnsi" w:hAnsiTheme="minorHAnsi" w:cstheme="minorHAnsi"/>
                <w:sz w:val="18"/>
                <w:szCs w:val="18"/>
              </w:rPr>
              <w:t>contractor as requested by the d</w:t>
            </w:r>
            <w:r w:rsidRPr="001E01AB">
              <w:rPr>
                <w:rFonts w:asciiTheme="minorHAnsi" w:hAnsiTheme="minorHAnsi" w:cstheme="minorHAnsi"/>
                <w:sz w:val="18"/>
                <w:szCs w:val="18"/>
              </w:rPr>
              <w:t xml:space="preserve">epartment (i.e. this information may be requested after submission of </w:t>
            </w:r>
            <w:r>
              <w:rPr>
                <w:rFonts w:asciiTheme="minorHAnsi" w:hAnsiTheme="minorHAnsi" w:cstheme="minorHAnsi"/>
                <w:sz w:val="18"/>
                <w:szCs w:val="18"/>
              </w:rPr>
              <w:t>the Quotation to assist in the d</w:t>
            </w:r>
            <w:r w:rsidRPr="001E01AB">
              <w:rPr>
                <w:rFonts w:asciiTheme="minorHAnsi" w:hAnsiTheme="minorHAnsi" w:cstheme="minorHAnsi"/>
                <w:sz w:val="18"/>
                <w:szCs w:val="18"/>
              </w:rPr>
              <w:t>epartment's evaluation of the Quotation.)</w:t>
            </w:r>
          </w:p>
        </w:tc>
      </w:tr>
      <w:tr w:rsidR="00F927AE" w:rsidRPr="001E01AB" w14:paraId="426372FA" w14:textId="77777777" w:rsidTr="179202FC">
        <w:trPr>
          <w:trHeight w:val="454"/>
        </w:trPr>
        <w:tc>
          <w:tcPr>
            <w:tcW w:w="2439" w:type="dxa"/>
            <w:shd w:val="clear" w:color="auto" w:fill="E6E6E6"/>
          </w:tcPr>
          <w:p w14:paraId="403A792D" w14:textId="77777777" w:rsidR="00F927AE" w:rsidRPr="001E01AB" w:rsidRDefault="00F927AE">
            <w:pPr>
              <w:pStyle w:val="PlainParagraph"/>
              <w:keepNext/>
              <w:spacing w:before="0" w:after="140"/>
              <w:ind w:left="0"/>
              <w:rPr>
                <w:rFonts w:asciiTheme="minorHAnsi" w:hAnsiTheme="minorHAnsi" w:cstheme="minorHAnsi"/>
                <w:b/>
                <w:sz w:val="18"/>
                <w:szCs w:val="18"/>
              </w:rPr>
            </w:pPr>
            <w:r w:rsidRPr="001E01AB">
              <w:rPr>
                <w:rFonts w:asciiTheme="minorHAnsi" w:hAnsiTheme="minorHAnsi" w:cstheme="minorHAnsi"/>
                <w:b/>
                <w:sz w:val="18"/>
                <w:szCs w:val="18"/>
              </w:rPr>
              <w:t>Fee structure</w:t>
            </w:r>
          </w:p>
        </w:tc>
        <w:tc>
          <w:tcPr>
            <w:tcW w:w="7101" w:type="dxa"/>
          </w:tcPr>
          <w:p w14:paraId="1E478360" w14:textId="77777777" w:rsidR="00F927AE" w:rsidRPr="001E01AB" w:rsidRDefault="00F927AE">
            <w:pPr>
              <w:pStyle w:val="PlainParagraph"/>
              <w:keepNext/>
              <w:spacing w:before="0" w:after="140"/>
              <w:ind w:left="18"/>
              <w:rPr>
                <w:rFonts w:asciiTheme="minorHAnsi" w:hAnsiTheme="minorHAnsi" w:cstheme="minorHAnsi"/>
                <w:i/>
                <w:sz w:val="18"/>
                <w:szCs w:val="18"/>
                <w:highlight w:val="yellow"/>
              </w:rPr>
            </w:pPr>
            <w:r>
              <w:rPr>
                <w:rFonts w:asciiTheme="minorHAnsi" w:hAnsiTheme="minorHAnsi" w:cstheme="minorHAnsi"/>
                <w:i/>
                <w:sz w:val="18"/>
                <w:szCs w:val="18"/>
                <w:highlight w:val="yellow"/>
              </w:rPr>
              <w:t>[i</w:t>
            </w:r>
            <w:r w:rsidRPr="001E01AB">
              <w:rPr>
                <w:rFonts w:asciiTheme="minorHAnsi" w:hAnsiTheme="minorHAnsi" w:cstheme="minorHAnsi"/>
                <w:i/>
                <w:sz w:val="18"/>
                <w:szCs w:val="18"/>
                <w:highlight w:val="yellow"/>
              </w:rPr>
              <w:t xml:space="preserve">nsert here the total GST exclusive and inclusive quotation and complete the Pricing template at </w:t>
            </w:r>
            <w:r w:rsidRPr="001E01AB">
              <w:rPr>
                <w:rFonts w:asciiTheme="minorHAnsi" w:hAnsiTheme="minorHAnsi" w:cstheme="minorHAnsi"/>
                <w:b/>
                <w:i/>
                <w:sz w:val="18"/>
                <w:szCs w:val="18"/>
                <w:highlight w:val="yellow"/>
              </w:rPr>
              <w:t>Attachment B</w:t>
            </w:r>
            <w:r w:rsidRPr="001E01AB">
              <w:rPr>
                <w:rFonts w:asciiTheme="minorHAnsi" w:hAnsiTheme="minorHAnsi" w:cstheme="minorHAnsi"/>
                <w:i/>
                <w:sz w:val="18"/>
                <w:szCs w:val="18"/>
                <w:highlight w:val="yellow"/>
              </w:rPr>
              <w:t xml:space="preserve"> and the proposed Key </w:t>
            </w:r>
            <w:r>
              <w:rPr>
                <w:rFonts w:asciiTheme="minorHAnsi" w:hAnsiTheme="minorHAnsi" w:cstheme="minorHAnsi"/>
                <w:i/>
                <w:sz w:val="18"/>
                <w:szCs w:val="18"/>
                <w:highlight w:val="yellow"/>
              </w:rPr>
              <w:t>M</w:t>
            </w:r>
            <w:r w:rsidRPr="001E01AB">
              <w:rPr>
                <w:rFonts w:asciiTheme="minorHAnsi" w:hAnsiTheme="minorHAnsi" w:cstheme="minorHAnsi"/>
                <w:i/>
                <w:sz w:val="18"/>
                <w:szCs w:val="18"/>
                <w:highlight w:val="yellow"/>
              </w:rPr>
              <w:t xml:space="preserve">ilestones/Deliverable and payment schedule at </w:t>
            </w:r>
            <w:r w:rsidRPr="001E01AB">
              <w:rPr>
                <w:rFonts w:asciiTheme="minorHAnsi" w:hAnsiTheme="minorHAnsi" w:cstheme="minorHAnsi"/>
                <w:b/>
                <w:i/>
                <w:sz w:val="18"/>
                <w:szCs w:val="18"/>
                <w:highlight w:val="yellow"/>
              </w:rPr>
              <w:t>Attachment C</w:t>
            </w:r>
            <w:r w:rsidRPr="001E01AB">
              <w:rPr>
                <w:rFonts w:asciiTheme="minorHAnsi" w:hAnsiTheme="minorHAnsi" w:cstheme="minorHAnsi"/>
                <w:i/>
                <w:sz w:val="18"/>
                <w:szCs w:val="18"/>
                <w:highlight w:val="yellow"/>
              </w:rPr>
              <w:t>, with a full break down of consultant fees and other expenses on a GST exclusive and inclusive basis.</w:t>
            </w:r>
            <w:r>
              <w:rPr>
                <w:rFonts w:asciiTheme="minorHAnsi" w:hAnsiTheme="minorHAnsi" w:cstheme="minorHAnsi"/>
                <w:i/>
                <w:sz w:val="18"/>
                <w:szCs w:val="18"/>
                <w:highlight w:val="yellow"/>
              </w:rPr>
              <w:t>]</w:t>
            </w:r>
          </w:p>
          <w:p w14:paraId="3887AD0D" w14:textId="77777777" w:rsidR="00F927AE" w:rsidRDefault="00F927AE">
            <w:pPr>
              <w:pStyle w:val="PlainParagraph"/>
              <w:keepNext/>
              <w:spacing w:before="0" w:after="0" w:line="240" w:lineRule="auto"/>
              <w:ind w:left="18"/>
              <w:rPr>
                <w:rFonts w:asciiTheme="minorHAnsi" w:hAnsiTheme="minorHAnsi" w:cstheme="minorHAnsi"/>
                <w:sz w:val="18"/>
                <w:szCs w:val="18"/>
              </w:rPr>
            </w:pPr>
            <w:r w:rsidRPr="001E01AB">
              <w:rPr>
                <w:rFonts w:asciiTheme="minorHAnsi" w:hAnsiTheme="minorHAnsi" w:cstheme="minorHAnsi"/>
                <w:sz w:val="18"/>
                <w:szCs w:val="18"/>
              </w:rPr>
              <w:t xml:space="preserve">Note: </w:t>
            </w:r>
            <w:r>
              <w:rPr>
                <w:rFonts w:asciiTheme="minorHAnsi" w:hAnsiTheme="minorHAnsi" w:cstheme="minorHAnsi"/>
                <w:sz w:val="18"/>
                <w:szCs w:val="18"/>
              </w:rPr>
              <w:t xml:space="preserve">1. </w:t>
            </w:r>
            <w:r w:rsidRPr="001E01AB">
              <w:rPr>
                <w:rFonts w:asciiTheme="minorHAnsi" w:hAnsiTheme="minorHAnsi" w:cstheme="minorHAnsi"/>
                <w:sz w:val="18"/>
                <w:szCs w:val="18"/>
              </w:rPr>
              <w:t>The rates specified here must not exceed the Maximum Rates.</w:t>
            </w:r>
          </w:p>
          <w:p w14:paraId="4806A7E2" w14:textId="77777777" w:rsidR="00F927AE" w:rsidRPr="001E01AB" w:rsidRDefault="00F927AE">
            <w:pPr>
              <w:pStyle w:val="PlainParagraph"/>
              <w:keepNext/>
              <w:spacing w:before="0" w:after="0" w:line="240" w:lineRule="auto"/>
              <w:ind w:left="620" w:hanging="602"/>
              <w:rPr>
                <w:rFonts w:asciiTheme="minorHAnsi" w:hAnsiTheme="minorHAnsi" w:cstheme="minorHAnsi"/>
                <w:sz w:val="18"/>
                <w:szCs w:val="18"/>
              </w:rPr>
            </w:pPr>
            <w:r>
              <w:rPr>
                <w:rFonts w:asciiTheme="minorHAnsi" w:hAnsiTheme="minorHAnsi" w:cstheme="minorHAnsi"/>
                <w:sz w:val="18"/>
                <w:szCs w:val="18"/>
              </w:rPr>
              <w:t xml:space="preserve">            2. The first payment should be no more than 10% in value of the work order total (excluding other expenses).</w:t>
            </w:r>
          </w:p>
        </w:tc>
      </w:tr>
      <w:tr w:rsidR="00F927AE" w:rsidRPr="001E01AB" w14:paraId="61D87DC6" w14:textId="77777777" w:rsidTr="179202FC">
        <w:trPr>
          <w:trHeight w:val="454"/>
        </w:trPr>
        <w:tc>
          <w:tcPr>
            <w:tcW w:w="2439" w:type="dxa"/>
            <w:shd w:val="clear" w:color="auto" w:fill="E6E6E6"/>
          </w:tcPr>
          <w:p w14:paraId="7C3EAD8B" w14:textId="77777777" w:rsidR="00F927AE" w:rsidRPr="001E01AB" w:rsidRDefault="00F927AE">
            <w:pPr>
              <w:pStyle w:val="PlainParagraph"/>
              <w:spacing w:before="0" w:after="140"/>
              <w:ind w:left="0"/>
              <w:rPr>
                <w:rFonts w:asciiTheme="minorHAnsi" w:hAnsiTheme="minorHAnsi" w:cstheme="minorHAnsi"/>
                <w:b/>
                <w:sz w:val="18"/>
                <w:szCs w:val="18"/>
              </w:rPr>
            </w:pPr>
            <w:r w:rsidRPr="001E01AB">
              <w:rPr>
                <w:rFonts w:asciiTheme="minorHAnsi" w:hAnsiTheme="minorHAnsi" w:cstheme="minorHAnsi"/>
                <w:b/>
                <w:sz w:val="18"/>
                <w:szCs w:val="18"/>
              </w:rPr>
              <w:t>Referees</w:t>
            </w:r>
          </w:p>
        </w:tc>
        <w:tc>
          <w:tcPr>
            <w:tcW w:w="7101" w:type="dxa"/>
          </w:tcPr>
          <w:p w14:paraId="0B94ADB4" w14:textId="77777777" w:rsidR="00F927AE" w:rsidRPr="001E01AB" w:rsidRDefault="00F927AE">
            <w:pPr>
              <w:pStyle w:val="PlainParagraph"/>
              <w:spacing w:before="0" w:after="140"/>
              <w:ind w:left="0"/>
              <w:rPr>
                <w:rFonts w:asciiTheme="minorHAnsi" w:hAnsiTheme="minorHAnsi" w:cstheme="minorHAnsi"/>
                <w:i/>
                <w:sz w:val="18"/>
                <w:szCs w:val="18"/>
              </w:rPr>
            </w:pPr>
            <w:r w:rsidRPr="001E01AB">
              <w:rPr>
                <w:rFonts w:asciiTheme="minorHAnsi" w:hAnsiTheme="minorHAnsi" w:cstheme="minorHAnsi"/>
                <w:i/>
                <w:sz w:val="18"/>
                <w:szCs w:val="18"/>
                <w:highlight w:val="yellow"/>
              </w:rPr>
              <w:t>[insert contact details for at least 2 referees, including name, organisation, contact number and email]</w:t>
            </w:r>
          </w:p>
        </w:tc>
      </w:tr>
      <w:tr w:rsidR="00F927AE" w:rsidRPr="001E01AB" w14:paraId="41C5730A" w14:textId="77777777" w:rsidTr="005200E5">
        <w:trPr>
          <w:trHeight w:val="300"/>
        </w:trPr>
        <w:tc>
          <w:tcPr>
            <w:tcW w:w="2439" w:type="dxa"/>
            <w:shd w:val="clear" w:color="auto" w:fill="E6E6E6"/>
          </w:tcPr>
          <w:p w14:paraId="495DF54A" w14:textId="77777777" w:rsidR="00F927AE" w:rsidRPr="001E01AB" w:rsidRDefault="00F927AE">
            <w:pPr>
              <w:pStyle w:val="PlainParagraph"/>
              <w:spacing w:before="0" w:after="140"/>
              <w:ind w:left="0"/>
              <w:rPr>
                <w:rFonts w:asciiTheme="minorHAnsi" w:hAnsiTheme="minorHAnsi" w:cstheme="minorHAnsi"/>
                <w:b/>
                <w:sz w:val="18"/>
                <w:szCs w:val="18"/>
              </w:rPr>
            </w:pPr>
            <w:r w:rsidRPr="001E01AB">
              <w:rPr>
                <w:rFonts w:asciiTheme="minorHAnsi" w:hAnsiTheme="minorHAnsi" w:cstheme="minorHAnsi"/>
                <w:b/>
                <w:sz w:val="18"/>
                <w:szCs w:val="18"/>
              </w:rPr>
              <w:t>Other requirements</w:t>
            </w:r>
          </w:p>
        </w:tc>
        <w:tc>
          <w:tcPr>
            <w:tcW w:w="7101" w:type="dxa"/>
          </w:tcPr>
          <w:p w14:paraId="3497E1FD" w14:textId="1F5EF234" w:rsidR="00F927AE" w:rsidRPr="001E01AB" w:rsidRDefault="00F927AE">
            <w:pPr>
              <w:pStyle w:val="PlainParagraph"/>
              <w:spacing w:before="0" w:after="140"/>
              <w:ind w:left="0"/>
              <w:rPr>
                <w:rFonts w:asciiTheme="minorHAnsi" w:hAnsiTheme="minorHAnsi" w:cstheme="minorHAnsi"/>
                <w:i/>
                <w:sz w:val="18"/>
                <w:szCs w:val="18"/>
              </w:rPr>
            </w:pPr>
            <w:r w:rsidRPr="001E01AB">
              <w:rPr>
                <w:rFonts w:asciiTheme="minorHAnsi" w:hAnsiTheme="minorHAnsi" w:cstheme="minorHAnsi"/>
                <w:i/>
                <w:sz w:val="18"/>
                <w:szCs w:val="18"/>
                <w:highlight w:val="yellow"/>
              </w:rPr>
              <w:t>[insert response to items listed under 'Other requirements' of the RFQ]</w:t>
            </w:r>
          </w:p>
        </w:tc>
      </w:tr>
    </w:tbl>
    <w:p w14:paraId="402CE987" w14:textId="1607AC8C" w:rsidR="00F927AE" w:rsidRDefault="00F927AE" w:rsidP="00F927AE"/>
    <w:p w14:paraId="3F733BCB" w14:textId="27D20FE9" w:rsidR="006C543B" w:rsidRDefault="006C543B">
      <w:pPr>
        <w:spacing w:after="160" w:line="259" w:lineRule="auto"/>
      </w:pPr>
      <w:r>
        <w:br w:type="page"/>
      </w:r>
    </w:p>
    <w:p w14:paraId="42C09327" w14:textId="77777777" w:rsidR="006C543B" w:rsidRPr="001E01AB" w:rsidRDefault="006C543B" w:rsidP="006C543B">
      <w:pPr>
        <w:rPr>
          <w:rFonts w:cstheme="minorHAnsi"/>
          <w:b/>
          <w:color w:val="FFFFFF" w:themeColor="background1"/>
        </w:rPr>
      </w:pPr>
      <w:r w:rsidRPr="001E01AB">
        <w:rPr>
          <w:rFonts w:cstheme="minorHAnsi"/>
          <w:b/>
          <w:color w:val="FFFFFF" w:themeColor="background1"/>
          <w:highlight w:val="red"/>
        </w:rPr>
        <w:t>TO BE POPULATED BY THE PANEL MEMBER</w:t>
      </w:r>
    </w:p>
    <w:p w14:paraId="369A2256" w14:textId="77777777" w:rsidR="006C543B" w:rsidRPr="00A4684E" w:rsidRDefault="006C543B" w:rsidP="006C543B">
      <w:pPr>
        <w:pStyle w:val="ScheduleL1"/>
        <w:numPr>
          <w:ilvl w:val="0"/>
          <w:numId w:val="0"/>
        </w:numPr>
        <w:pBdr>
          <w:bottom w:val="single" w:sz="4" w:space="3" w:color="auto"/>
        </w:pBdr>
        <w:rPr>
          <w:rFonts w:asciiTheme="minorHAnsi" w:hAnsiTheme="minorHAnsi" w:cstheme="minorHAnsi"/>
        </w:rPr>
      </w:pPr>
      <w:r w:rsidRPr="00A4684E">
        <w:rPr>
          <w:rFonts w:asciiTheme="minorHAnsi" w:hAnsiTheme="minorHAnsi" w:cstheme="minorHAnsi"/>
        </w:rPr>
        <w:t>Attachment B – Pricing template</w:t>
      </w:r>
    </w:p>
    <w:p w14:paraId="64E4A36A" w14:textId="77777777" w:rsidR="007222D8" w:rsidRPr="001E01AB" w:rsidRDefault="007222D8" w:rsidP="007222D8">
      <w:pPr>
        <w:pStyle w:val="PlainParagraph"/>
        <w:spacing w:before="0" w:after="0"/>
        <w:ind w:left="0"/>
        <w:rPr>
          <w:rFonts w:asciiTheme="minorHAnsi" w:hAnsiTheme="minorHAnsi" w:cstheme="minorHAnsi"/>
          <w:iCs/>
          <w:lang w:eastAsia="zh-CN" w:bidi="th-TH"/>
        </w:rPr>
      </w:pPr>
      <w:r w:rsidRPr="001E01AB">
        <w:rPr>
          <w:rFonts w:asciiTheme="minorHAnsi" w:hAnsiTheme="minorHAnsi" w:cstheme="minorHAnsi"/>
          <w:iCs/>
          <w:lang w:eastAsia="zh-CN" w:bidi="th-TH"/>
        </w:rPr>
        <w:t>As per Clause 4.1.3 of the Deed, ‘Any fees specified in any Quotation must be based on rates that do not exceed the Maximum Rates’.</w:t>
      </w:r>
    </w:p>
    <w:p w14:paraId="325E028F" w14:textId="77777777" w:rsidR="007222D8" w:rsidRPr="001E01AB" w:rsidRDefault="007222D8" w:rsidP="007222D8">
      <w:pPr>
        <w:pStyle w:val="PlainParagraph"/>
        <w:spacing w:before="0" w:after="0"/>
        <w:ind w:left="0"/>
        <w:rPr>
          <w:rFonts w:asciiTheme="minorHAnsi" w:hAnsiTheme="minorHAnsi" w:cstheme="minorHAnsi"/>
          <w:iCs/>
          <w:lang w:eastAsia="zh-CN" w:bidi="th-TH"/>
        </w:rPr>
      </w:pPr>
    </w:p>
    <w:p w14:paraId="5B94F4C0" w14:textId="77777777" w:rsidR="007222D8" w:rsidRPr="001E01AB" w:rsidRDefault="007222D8" w:rsidP="007222D8">
      <w:pPr>
        <w:pStyle w:val="PlainParagraph"/>
        <w:spacing w:before="0" w:after="0"/>
        <w:ind w:left="0"/>
        <w:rPr>
          <w:rFonts w:asciiTheme="minorHAnsi" w:hAnsiTheme="minorHAnsi" w:cstheme="minorHAnsi"/>
          <w:iCs/>
          <w:lang w:eastAsia="zh-CN" w:bidi="th-TH"/>
        </w:rPr>
      </w:pPr>
      <w:r w:rsidRPr="001E01AB">
        <w:rPr>
          <w:rFonts w:asciiTheme="minorHAnsi" w:hAnsiTheme="minorHAnsi" w:cstheme="minorHAnsi"/>
          <w:iCs/>
          <w:lang w:eastAsia="zh-CN" w:bidi="th-TH"/>
        </w:rPr>
        <w:t>Please complete the below table, noting the following:</w:t>
      </w:r>
    </w:p>
    <w:p w14:paraId="7C7E4A8E" w14:textId="77777777" w:rsidR="007222D8" w:rsidRPr="001E01AB" w:rsidRDefault="007222D8" w:rsidP="007222D8">
      <w:pPr>
        <w:pStyle w:val="PlainParagraph"/>
        <w:numPr>
          <w:ilvl w:val="0"/>
          <w:numId w:val="26"/>
        </w:numPr>
        <w:spacing w:before="0" w:after="0"/>
        <w:rPr>
          <w:rFonts w:asciiTheme="minorHAnsi" w:hAnsiTheme="minorHAnsi" w:cstheme="minorHAnsi"/>
          <w:iCs/>
          <w:lang w:eastAsia="zh-CN" w:bidi="th-TH"/>
        </w:rPr>
      </w:pPr>
      <w:r w:rsidRPr="001E01AB">
        <w:rPr>
          <w:rFonts w:asciiTheme="minorHAnsi" w:hAnsiTheme="minorHAnsi" w:cstheme="minorHAnsi"/>
          <w:iCs/>
          <w:lang w:eastAsia="zh-CN" w:bidi="th-TH"/>
        </w:rPr>
        <w:t>the deliverable</w:t>
      </w:r>
      <w:r>
        <w:rPr>
          <w:rFonts w:asciiTheme="minorHAnsi" w:hAnsiTheme="minorHAnsi" w:cstheme="minorHAnsi"/>
          <w:iCs/>
          <w:lang w:eastAsia="zh-CN" w:bidi="th-TH"/>
        </w:rPr>
        <w:t>s and other expenses</w:t>
      </w:r>
      <w:r w:rsidRPr="001E01AB">
        <w:rPr>
          <w:rFonts w:asciiTheme="minorHAnsi" w:hAnsiTheme="minorHAnsi" w:cstheme="minorHAnsi"/>
          <w:iCs/>
          <w:lang w:eastAsia="zh-CN" w:bidi="th-TH"/>
        </w:rPr>
        <w:t xml:space="preserve"> </w:t>
      </w:r>
      <w:r>
        <w:rPr>
          <w:rFonts w:asciiTheme="minorHAnsi" w:hAnsiTheme="minorHAnsi" w:cstheme="minorHAnsi"/>
          <w:iCs/>
          <w:lang w:eastAsia="zh-CN" w:bidi="th-TH"/>
        </w:rPr>
        <w:t xml:space="preserve">are to be amended </w:t>
      </w:r>
      <w:r w:rsidRPr="001E01AB">
        <w:rPr>
          <w:rFonts w:asciiTheme="minorHAnsi" w:hAnsiTheme="minorHAnsi" w:cstheme="minorHAnsi"/>
          <w:iCs/>
          <w:lang w:eastAsia="zh-CN" w:bidi="th-TH"/>
        </w:rPr>
        <w:t>as appropriate for individual projects</w:t>
      </w:r>
    </w:p>
    <w:p w14:paraId="13FF1D81" w14:textId="77777777" w:rsidR="007222D8" w:rsidRPr="001E01AB" w:rsidRDefault="007222D8" w:rsidP="007222D8">
      <w:pPr>
        <w:pStyle w:val="PlainParagraph"/>
        <w:numPr>
          <w:ilvl w:val="0"/>
          <w:numId w:val="26"/>
        </w:numPr>
        <w:spacing w:before="0" w:after="0"/>
        <w:rPr>
          <w:rFonts w:asciiTheme="minorHAnsi" w:hAnsiTheme="minorHAnsi" w:cstheme="minorHAnsi"/>
          <w:iCs/>
          <w:lang w:eastAsia="zh-CN" w:bidi="th-TH"/>
        </w:rPr>
      </w:pPr>
      <w:r>
        <w:rPr>
          <w:rFonts w:asciiTheme="minorHAnsi" w:hAnsiTheme="minorHAnsi" w:cstheme="minorHAnsi"/>
          <w:iCs/>
          <w:lang w:eastAsia="zh-CN" w:bidi="th-TH"/>
        </w:rPr>
        <w:t>t</w:t>
      </w:r>
      <w:r w:rsidRPr="001E01AB">
        <w:rPr>
          <w:rFonts w:asciiTheme="minorHAnsi" w:hAnsiTheme="minorHAnsi" w:cstheme="minorHAnsi"/>
          <w:iCs/>
          <w:lang w:eastAsia="zh-CN" w:bidi="th-TH"/>
        </w:rPr>
        <w:t xml:space="preserve">here are three pricing component options for all projects, </w:t>
      </w:r>
      <w:r>
        <w:rPr>
          <w:rFonts w:asciiTheme="minorHAnsi" w:hAnsiTheme="minorHAnsi" w:cstheme="minorHAnsi"/>
          <w:iCs/>
          <w:lang w:eastAsia="zh-CN" w:bidi="th-TH"/>
        </w:rPr>
        <w:t>that</w:t>
      </w:r>
      <w:r w:rsidRPr="001E01AB">
        <w:rPr>
          <w:rFonts w:asciiTheme="minorHAnsi" w:hAnsiTheme="minorHAnsi" w:cstheme="minorHAnsi"/>
          <w:iCs/>
          <w:lang w:eastAsia="zh-CN" w:bidi="th-TH"/>
        </w:rPr>
        <w:t xml:space="preserve"> may or may not be applicable depending on the project and deliverables being quoted. Amend these components as appropriate and delete where required</w:t>
      </w:r>
    </w:p>
    <w:p w14:paraId="3D1B9157" w14:textId="77777777" w:rsidR="007222D8" w:rsidRPr="001E01AB" w:rsidRDefault="007222D8" w:rsidP="007222D8">
      <w:pPr>
        <w:pStyle w:val="PlainParagraph"/>
        <w:numPr>
          <w:ilvl w:val="0"/>
          <w:numId w:val="26"/>
        </w:numPr>
        <w:spacing w:before="0" w:after="0"/>
        <w:rPr>
          <w:rFonts w:asciiTheme="minorHAnsi" w:hAnsiTheme="minorHAnsi" w:cstheme="minorHAnsi"/>
          <w:iCs/>
          <w:lang w:eastAsia="zh-CN" w:bidi="th-TH"/>
        </w:rPr>
      </w:pPr>
      <w:r>
        <w:rPr>
          <w:rFonts w:asciiTheme="minorHAnsi" w:hAnsiTheme="minorHAnsi" w:cstheme="minorHAnsi"/>
          <w:iCs/>
          <w:lang w:eastAsia="zh-CN" w:bidi="th-TH"/>
        </w:rPr>
        <w:t>s</w:t>
      </w:r>
      <w:r w:rsidRPr="001E01AB">
        <w:rPr>
          <w:rFonts w:asciiTheme="minorHAnsi" w:hAnsiTheme="minorHAnsi" w:cstheme="minorHAnsi"/>
          <w:iCs/>
          <w:lang w:eastAsia="zh-CN" w:bidi="th-TH"/>
        </w:rPr>
        <w:t xml:space="preserve">ome items/components may not be able to be quoted as GST exclusive and inclusive, </w:t>
      </w:r>
      <w:r>
        <w:rPr>
          <w:rFonts w:asciiTheme="minorHAnsi" w:hAnsiTheme="minorHAnsi" w:cstheme="minorHAnsi"/>
          <w:iCs/>
          <w:lang w:eastAsia="zh-CN" w:bidi="th-TH"/>
        </w:rPr>
        <w:t>(</w:t>
      </w:r>
      <w:r w:rsidRPr="001E01AB">
        <w:rPr>
          <w:rFonts w:asciiTheme="minorHAnsi" w:hAnsiTheme="minorHAnsi" w:cstheme="minorHAnsi"/>
          <w:iCs/>
          <w:lang w:eastAsia="zh-CN" w:bidi="th-TH"/>
        </w:rPr>
        <w:t>for example participant incentive of $X is usually just GST inclusive</w:t>
      </w:r>
      <w:r>
        <w:rPr>
          <w:rFonts w:asciiTheme="minorHAnsi" w:hAnsiTheme="minorHAnsi" w:cstheme="minorHAnsi"/>
          <w:iCs/>
          <w:lang w:eastAsia="zh-CN" w:bidi="th-TH"/>
        </w:rPr>
        <w:t>)</w:t>
      </w:r>
    </w:p>
    <w:p w14:paraId="65A38846" w14:textId="12755923" w:rsidR="007222D8" w:rsidRPr="001E01AB" w:rsidRDefault="007222D8" w:rsidP="007222D8">
      <w:pPr>
        <w:pStyle w:val="PlainParagraph"/>
        <w:numPr>
          <w:ilvl w:val="0"/>
          <w:numId w:val="26"/>
        </w:numPr>
        <w:spacing w:before="0" w:after="0"/>
        <w:rPr>
          <w:rFonts w:asciiTheme="minorHAnsi" w:hAnsiTheme="minorHAnsi" w:cstheme="minorHAnsi"/>
          <w:iCs/>
          <w:lang w:eastAsia="zh-CN" w:bidi="th-TH"/>
        </w:rPr>
      </w:pPr>
      <w:r>
        <w:rPr>
          <w:rFonts w:asciiTheme="minorHAnsi" w:hAnsiTheme="minorHAnsi" w:cstheme="minorHAnsi"/>
          <w:iCs/>
          <w:lang w:eastAsia="zh-CN" w:bidi="th-TH"/>
        </w:rPr>
        <w:t>s</w:t>
      </w:r>
      <w:r w:rsidRPr="001E01AB">
        <w:rPr>
          <w:rFonts w:asciiTheme="minorHAnsi" w:hAnsiTheme="minorHAnsi" w:cstheme="minorHAnsi"/>
          <w:iCs/>
          <w:lang w:eastAsia="zh-CN" w:bidi="th-TH"/>
        </w:rPr>
        <w:t xml:space="preserve">ome items/components may not be an exact amount, </w:t>
      </w:r>
      <w:r>
        <w:rPr>
          <w:rFonts w:asciiTheme="minorHAnsi" w:hAnsiTheme="minorHAnsi" w:cstheme="minorHAnsi"/>
          <w:iCs/>
          <w:lang w:eastAsia="zh-CN" w:bidi="th-TH"/>
        </w:rPr>
        <w:t>(</w:t>
      </w:r>
      <w:r w:rsidRPr="001E01AB">
        <w:rPr>
          <w:rFonts w:asciiTheme="minorHAnsi" w:hAnsiTheme="minorHAnsi" w:cstheme="minorHAnsi"/>
          <w:iCs/>
          <w:lang w:eastAsia="zh-CN" w:bidi="th-TH"/>
        </w:rPr>
        <w:t>for example travel will usually be a best estimate and should be the amount budgeted up to</w:t>
      </w:r>
      <w:r>
        <w:rPr>
          <w:rFonts w:asciiTheme="minorHAnsi" w:hAnsiTheme="minorHAnsi" w:cstheme="minorHAnsi"/>
          <w:iCs/>
          <w:lang w:eastAsia="zh-CN" w:bidi="th-TH"/>
        </w:rPr>
        <w:t xml:space="preserve">), noting </w:t>
      </w:r>
      <w:r w:rsidRPr="001E01AB">
        <w:rPr>
          <w:rFonts w:asciiTheme="minorHAnsi" w:hAnsiTheme="minorHAnsi" w:cstheme="minorHAnsi"/>
          <w:iCs/>
          <w:lang w:eastAsia="zh-CN" w:bidi="th-TH"/>
        </w:rPr>
        <w:t>anything over the b</w:t>
      </w:r>
      <w:r>
        <w:rPr>
          <w:rFonts w:asciiTheme="minorHAnsi" w:hAnsiTheme="minorHAnsi" w:cstheme="minorHAnsi"/>
          <w:iCs/>
          <w:lang w:eastAsia="zh-CN" w:bidi="th-TH"/>
        </w:rPr>
        <w:t>udgeted amount will not be paid)</w:t>
      </w:r>
    </w:p>
    <w:p w14:paraId="4DAFE52F" w14:textId="77777777" w:rsidR="007222D8" w:rsidRPr="001E01AB" w:rsidRDefault="007222D8" w:rsidP="007222D8">
      <w:pPr>
        <w:pStyle w:val="PlainParagraph"/>
        <w:numPr>
          <w:ilvl w:val="0"/>
          <w:numId w:val="26"/>
        </w:numPr>
        <w:spacing w:before="0" w:after="0"/>
        <w:rPr>
          <w:rFonts w:asciiTheme="minorHAnsi" w:hAnsiTheme="minorHAnsi" w:cstheme="minorHAnsi"/>
          <w:iCs/>
          <w:lang w:eastAsia="zh-CN" w:bidi="th-TH"/>
        </w:rPr>
      </w:pPr>
      <w:r>
        <w:rPr>
          <w:rFonts w:asciiTheme="minorHAnsi" w:hAnsiTheme="minorHAnsi" w:cstheme="minorHAnsi"/>
          <w:iCs/>
          <w:lang w:eastAsia="zh-CN" w:bidi="th-TH"/>
        </w:rPr>
        <w:t>o</w:t>
      </w:r>
      <w:r w:rsidRPr="001E01AB">
        <w:rPr>
          <w:rFonts w:asciiTheme="minorHAnsi" w:hAnsiTheme="minorHAnsi" w:cstheme="minorHAnsi"/>
          <w:iCs/>
          <w:lang w:eastAsia="zh-CN" w:bidi="th-TH"/>
        </w:rPr>
        <w:t xml:space="preserve">ptional items/components, </w:t>
      </w:r>
      <w:r>
        <w:rPr>
          <w:rFonts w:asciiTheme="minorHAnsi" w:hAnsiTheme="minorHAnsi" w:cstheme="minorHAnsi"/>
          <w:iCs/>
          <w:lang w:eastAsia="zh-CN" w:bidi="th-TH"/>
        </w:rPr>
        <w:t xml:space="preserve">(for example </w:t>
      </w:r>
      <w:r w:rsidRPr="001E01AB">
        <w:rPr>
          <w:rFonts w:asciiTheme="minorHAnsi" w:hAnsiTheme="minorHAnsi" w:cstheme="minorHAnsi"/>
          <w:iCs/>
          <w:lang w:eastAsia="zh-CN" w:bidi="th-TH"/>
        </w:rPr>
        <w:t>extra interviews/groups etc.</w:t>
      </w:r>
      <w:r>
        <w:rPr>
          <w:rFonts w:asciiTheme="minorHAnsi" w:hAnsiTheme="minorHAnsi" w:cstheme="minorHAnsi"/>
          <w:iCs/>
          <w:lang w:eastAsia="zh-CN" w:bidi="th-TH"/>
        </w:rPr>
        <w:t>)</w:t>
      </w:r>
      <w:r w:rsidRPr="001E01AB">
        <w:rPr>
          <w:rFonts w:asciiTheme="minorHAnsi" w:hAnsiTheme="minorHAnsi" w:cstheme="minorHAnsi"/>
          <w:iCs/>
          <w:lang w:eastAsia="zh-CN" w:bidi="th-TH"/>
        </w:rPr>
        <w:t xml:space="preserve"> should be clearly identified and costed as such. </w:t>
      </w:r>
    </w:p>
    <w:p w14:paraId="6FF80A4C" w14:textId="77777777" w:rsidR="007222D8" w:rsidRPr="001E01AB" w:rsidRDefault="007222D8" w:rsidP="007222D8">
      <w:pPr>
        <w:pStyle w:val="PlainParagraph"/>
        <w:spacing w:before="0" w:after="0"/>
        <w:ind w:left="0"/>
        <w:rPr>
          <w:rFonts w:asciiTheme="minorHAnsi" w:hAnsiTheme="minorHAnsi" w:cstheme="minorHAnsi"/>
          <w:iCs/>
          <w:lang w:eastAsia="zh-CN" w:bidi="th-TH"/>
        </w:rPr>
      </w:pPr>
    </w:p>
    <w:p w14:paraId="19AFF7BA" w14:textId="7A4D954E" w:rsidR="007222D8" w:rsidRDefault="007222D8" w:rsidP="007222D8">
      <w:pPr>
        <w:pStyle w:val="PlainParagraph"/>
        <w:spacing w:before="0" w:after="0"/>
        <w:ind w:left="0"/>
        <w:rPr>
          <w:rFonts w:asciiTheme="minorHAnsi" w:hAnsiTheme="minorHAnsi" w:cstheme="minorHAnsi"/>
          <w:iCs/>
          <w:lang w:eastAsia="zh-CN" w:bidi="th-TH"/>
        </w:rPr>
      </w:pPr>
      <w:r>
        <w:rPr>
          <w:rFonts w:asciiTheme="minorHAnsi" w:hAnsiTheme="minorHAnsi" w:cstheme="minorHAnsi"/>
          <w:iCs/>
          <w:lang w:eastAsia="zh-CN" w:bidi="th-TH"/>
        </w:rPr>
        <w:t xml:space="preserve">In completing the table below, </w:t>
      </w:r>
      <w:r w:rsidRPr="001E01AB">
        <w:rPr>
          <w:rFonts w:asciiTheme="minorHAnsi" w:hAnsiTheme="minorHAnsi" w:cstheme="minorHAnsi"/>
          <w:iCs/>
          <w:lang w:eastAsia="zh-CN" w:bidi="th-TH"/>
        </w:rPr>
        <w:t>Panel Members are encouraged to adjust this table to include the most relevant pricing information for the project RFQ that they are responding to.</w:t>
      </w:r>
    </w:p>
    <w:p w14:paraId="0D65BF1C" w14:textId="13614CB2" w:rsidR="00E16E5F" w:rsidRDefault="00E16E5F" w:rsidP="007222D8">
      <w:pPr>
        <w:pStyle w:val="PlainParagraph"/>
        <w:spacing w:before="0" w:after="0"/>
        <w:ind w:left="0"/>
        <w:rPr>
          <w:rFonts w:asciiTheme="minorHAnsi" w:hAnsiTheme="minorHAnsi" w:cstheme="minorHAnsi"/>
          <w:iCs/>
          <w:lang w:eastAsia="zh-CN" w:bidi="th-TH"/>
        </w:rPr>
      </w:pPr>
    </w:p>
    <w:p w14:paraId="16C812FF" w14:textId="77777777" w:rsidR="00E16E5F" w:rsidRDefault="00E16E5F" w:rsidP="007222D8">
      <w:pPr>
        <w:pStyle w:val="PlainParagraph"/>
        <w:spacing w:before="0" w:after="0"/>
        <w:ind w:left="0"/>
        <w:rPr>
          <w:rFonts w:asciiTheme="minorHAnsi" w:hAnsiTheme="minorHAnsi" w:cstheme="minorHAnsi"/>
          <w:iCs/>
          <w:lang w:eastAsia="zh-CN" w:bidi="th-TH"/>
        </w:rPr>
      </w:pPr>
    </w:p>
    <w:p w14:paraId="73A660DB" w14:textId="77777777" w:rsidR="00C47D83" w:rsidRPr="001E01AB" w:rsidRDefault="00C47D83" w:rsidP="007222D8">
      <w:pPr>
        <w:pStyle w:val="PlainParagraph"/>
        <w:spacing w:before="0" w:after="0"/>
        <w:ind w:left="0"/>
        <w:rPr>
          <w:rFonts w:asciiTheme="minorHAnsi" w:hAnsiTheme="minorHAnsi" w:cstheme="minorHAnsi"/>
          <w:iCs/>
          <w:lang w:eastAsia="zh-CN" w:bidi="th-TH"/>
        </w:rPr>
      </w:pPr>
    </w:p>
    <w:tbl>
      <w:tblPr>
        <w:tblStyle w:val="TableGrid"/>
        <w:tblW w:w="10060" w:type="dxa"/>
        <w:tblLayout w:type="fixed"/>
        <w:tblLook w:val="04A0" w:firstRow="1" w:lastRow="0" w:firstColumn="1" w:lastColumn="0" w:noHBand="0" w:noVBand="1"/>
      </w:tblPr>
      <w:tblGrid>
        <w:gridCol w:w="2518"/>
        <w:gridCol w:w="1232"/>
        <w:gridCol w:w="1270"/>
        <w:gridCol w:w="1237"/>
        <w:gridCol w:w="1251"/>
        <w:gridCol w:w="1276"/>
        <w:gridCol w:w="1276"/>
      </w:tblGrid>
      <w:tr w:rsidR="007222D8" w:rsidRPr="007222D8" w14:paraId="6FACC5EC" w14:textId="77777777" w:rsidTr="007222D8">
        <w:tc>
          <w:tcPr>
            <w:tcW w:w="10060" w:type="dxa"/>
            <w:gridSpan w:val="7"/>
            <w:shd w:val="clear" w:color="auto" w:fill="404046"/>
          </w:tcPr>
          <w:p w14:paraId="4241C198" w14:textId="77777777" w:rsidR="007222D8" w:rsidRPr="007222D8" w:rsidRDefault="007222D8">
            <w:pPr>
              <w:rPr>
                <w:rFonts w:cstheme="minorHAnsi"/>
                <w:b/>
                <w:color w:val="FFFFFF" w:themeColor="background1"/>
                <w:sz w:val="20"/>
                <w:szCs w:val="20"/>
              </w:rPr>
            </w:pPr>
            <w:r w:rsidRPr="007222D8">
              <w:rPr>
                <w:rFonts w:cstheme="minorHAnsi"/>
                <w:b/>
                <w:color w:val="FFFFFF" w:themeColor="background1"/>
                <w:sz w:val="20"/>
                <w:szCs w:val="20"/>
              </w:rPr>
              <w:t>CONSULTANT FEES (itemise by hour or daily rate) (remove the one not relevant)</w:t>
            </w:r>
          </w:p>
        </w:tc>
      </w:tr>
      <w:tr w:rsidR="007222D8" w:rsidRPr="001E01AB" w14:paraId="52169578" w14:textId="77777777" w:rsidTr="007222D8">
        <w:trPr>
          <w:trHeight w:val="371"/>
        </w:trPr>
        <w:tc>
          <w:tcPr>
            <w:tcW w:w="2518" w:type="dxa"/>
            <w:vMerge w:val="restart"/>
            <w:shd w:val="clear" w:color="auto" w:fill="D7D8D8"/>
            <w:vAlign w:val="center"/>
          </w:tcPr>
          <w:p w14:paraId="5231E98B" w14:textId="77777777" w:rsidR="007222D8" w:rsidRPr="00CF11E9" w:rsidRDefault="007222D8">
            <w:pPr>
              <w:spacing w:after="0"/>
              <w:rPr>
                <w:rFonts w:cstheme="minorHAnsi"/>
                <w:b/>
                <w:sz w:val="20"/>
                <w:szCs w:val="20"/>
              </w:rPr>
            </w:pPr>
            <w:r w:rsidRPr="00CF11E9">
              <w:rPr>
                <w:rFonts w:cstheme="minorHAnsi"/>
                <w:b/>
                <w:sz w:val="20"/>
                <w:szCs w:val="20"/>
              </w:rPr>
              <w:t>Project component</w:t>
            </w:r>
          </w:p>
        </w:tc>
        <w:tc>
          <w:tcPr>
            <w:tcW w:w="1232" w:type="dxa"/>
            <w:vMerge w:val="restart"/>
            <w:shd w:val="clear" w:color="auto" w:fill="D7D8D8"/>
            <w:vAlign w:val="center"/>
          </w:tcPr>
          <w:p w14:paraId="5FD9483E" w14:textId="77777777" w:rsidR="007222D8" w:rsidRPr="00CF11E9" w:rsidRDefault="007222D8">
            <w:pPr>
              <w:spacing w:after="0"/>
              <w:jc w:val="center"/>
              <w:rPr>
                <w:rFonts w:cstheme="minorHAnsi"/>
                <w:b/>
                <w:sz w:val="20"/>
                <w:szCs w:val="20"/>
              </w:rPr>
            </w:pPr>
            <w:r w:rsidRPr="00CF11E9">
              <w:rPr>
                <w:rFonts w:cstheme="minorHAnsi"/>
                <w:b/>
                <w:sz w:val="20"/>
                <w:szCs w:val="20"/>
              </w:rPr>
              <w:t>Consultant</w:t>
            </w:r>
          </w:p>
        </w:tc>
        <w:tc>
          <w:tcPr>
            <w:tcW w:w="1270" w:type="dxa"/>
            <w:vMerge w:val="restart"/>
            <w:shd w:val="clear" w:color="auto" w:fill="D7D8D8"/>
            <w:vAlign w:val="center"/>
          </w:tcPr>
          <w:p w14:paraId="2DB56F0E" w14:textId="307A29D2" w:rsidR="007222D8" w:rsidRPr="00CF11E9" w:rsidRDefault="007222D8">
            <w:pPr>
              <w:spacing w:after="0"/>
              <w:jc w:val="center"/>
              <w:rPr>
                <w:rFonts w:cstheme="minorHAnsi"/>
                <w:b/>
                <w:sz w:val="20"/>
                <w:szCs w:val="20"/>
              </w:rPr>
            </w:pPr>
            <w:r>
              <w:rPr>
                <w:rFonts w:cstheme="minorHAnsi"/>
                <w:b/>
                <w:sz w:val="20"/>
                <w:szCs w:val="20"/>
              </w:rPr>
              <w:t xml:space="preserve">No. </w:t>
            </w:r>
            <w:r w:rsidR="0051210B">
              <w:rPr>
                <w:rFonts w:cstheme="minorHAnsi"/>
                <w:b/>
                <w:sz w:val="20"/>
                <w:szCs w:val="20"/>
              </w:rPr>
              <w:t>hours or</w:t>
            </w:r>
            <w:r>
              <w:rPr>
                <w:rFonts w:cstheme="minorHAnsi"/>
                <w:b/>
                <w:sz w:val="20"/>
                <w:szCs w:val="20"/>
              </w:rPr>
              <w:t xml:space="preserve"> </w:t>
            </w:r>
            <w:r w:rsidRPr="00CF11E9">
              <w:rPr>
                <w:rFonts w:cstheme="minorHAnsi"/>
                <w:b/>
                <w:sz w:val="20"/>
                <w:szCs w:val="20"/>
              </w:rPr>
              <w:t>days</w:t>
            </w:r>
          </w:p>
        </w:tc>
        <w:tc>
          <w:tcPr>
            <w:tcW w:w="2488" w:type="dxa"/>
            <w:gridSpan w:val="2"/>
            <w:shd w:val="clear" w:color="auto" w:fill="D7D8D8"/>
            <w:vAlign w:val="center"/>
          </w:tcPr>
          <w:p w14:paraId="24724195" w14:textId="77777777" w:rsidR="007222D8" w:rsidRPr="00CF11E9" w:rsidRDefault="007222D8">
            <w:pPr>
              <w:spacing w:after="0"/>
              <w:jc w:val="center"/>
              <w:rPr>
                <w:rFonts w:cstheme="minorHAnsi"/>
                <w:b/>
                <w:sz w:val="20"/>
                <w:szCs w:val="20"/>
              </w:rPr>
            </w:pPr>
            <w:r w:rsidRPr="00CF11E9">
              <w:rPr>
                <w:rFonts w:cstheme="minorHAnsi"/>
                <w:b/>
                <w:sz w:val="20"/>
                <w:szCs w:val="20"/>
              </w:rPr>
              <w:t>Hour</w:t>
            </w:r>
            <w:r>
              <w:rPr>
                <w:rFonts w:cstheme="minorHAnsi"/>
                <w:b/>
                <w:sz w:val="20"/>
                <w:szCs w:val="20"/>
              </w:rPr>
              <w:t xml:space="preserve"> or </w:t>
            </w:r>
            <w:r w:rsidRPr="00CF11E9">
              <w:rPr>
                <w:rFonts w:cstheme="minorHAnsi"/>
                <w:b/>
                <w:sz w:val="20"/>
                <w:szCs w:val="20"/>
              </w:rPr>
              <w:t>daily rate</w:t>
            </w:r>
            <w:r>
              <w:rPr>
                <w:rFonts w:cstheme="minorHAnsi"/>
                <w:b/>
                <w:sz w:val="20"/>
                <w:szCs w:val="20"/>
              </w:rPr>
              <w:t xml:space="preserve"> </w:t>
            </w:r>
            <w:r w:rsidRPr="00001E1D">
              <w:rPr>
                <w:rFonts w:cstheme="minorHAnsi"/>
                <w:b/>
                <w:sz w:val="20"/>
                <w:szCs w:val="20"/>
                <w:highlight w:val="yellow"/>
              </w:rPr>
              <w:t>(remove the one not relevant)</w:t>
            </w:r>
          </w:p>
        </w:tc>
        <w:tc>
          <w:tcPr>
            <w:tcW w:w="1276" w:type="dxa"/>
            <w:shd w:val="clear" w:color="auto" w:fill="D7D8D8"/>
            <w:vAlign w:val="center"/>
          </w:tcPr>
          <w:p w14:paraId="4E4AAE45" w14:textId="77777777" w:rsidR="007222D8" w:rsidRPr="00CF11E9" w:rsidRDefault="007222D8">
            <w:pPr>
              <w:spacing w:after="0"/>
              <w:jc w:val="center"/>
              <w:rPr>
                <w:rFonts w:cstheme="minorHAnsi"/>
                <w:b/>
                <w:sz w:val="20"/>
                <w:szCs w:val="20"/>
              </w:rPr>
            </w:pPr>
            <w:r w:rsidRPr="00CF11E9">
              <w:rPr>
                <w:rFonts w:cstheme="minorHAnsi"/>
                <w:b/>
                <w:sz w:val="20"/>
                <w:szCs w:val="20"/>
              </w:rPr>
              <w:t>Total fees</w:t>
            </w:r>
          </w:p>
        </w:tc>
        <w:tc>
          <w:tcPr>
            <w:tcW w:w="1276" w:type="dxa"/>
            <w:shd w:val="clear" w:color="auto" w:fill="D7D8D8"/>
            <w:vAlign w:val="center"/>
          </w:tcPr>
          <w:p w14:paraId="220C6F4D" w14:textId="77777777" w:rsidR="007222D8" w:rsidRPr="00CF11E9" w:rsidRDefault="007222D8">
            <w:pPr>
              <w:spacing w:after="0"/>
              <w:jc w:val="center"/>
              <w:rPr>
                <w:rFonts w:cstheme="minorHAnsi"/>
                <w:b/>
                <w:sz w:val="20"/>
                <w:szCs w:val="20"/>
              </w:rPr>
            </w:pPr>
            <w:r w:rsidRPr="00CF11E9">
              <w:rPr>
                <w:rFonts w:cstheme="minorHAnsi"/>
                <w:b/>
                <w:sz w:val="20"/>
                <w:szCs w:val="20"/>
              </w:rPr>
              <w:t>Total fees</w:t>
            </w:r>
          </w:p>
        </w:tc>
      </w:tr>
      <w:tr w:rsidR="007222D8" w:rsidRPr="001E01AB" w14:paraId="1D67C948" w14:textId="77777777" w:rsidTr="007222D8">
        <w:trPr>
          <w:trHeight w:val="65"/>
        </w:trPr>
        <w:tc>
          <w:tcPr>
            <w:tcW w:w="2518" w:type="dxa"/>
            <w:vMerge/>
            <w:shd w:val="clear" w:color="auto" w:fill="CFE5F4" w:themeFill="accent6" w:themeFillTint="33"/>
            <w:vAlign w:val="center"/>
          </w:tcPr>
          <w:p w14:paraId="4770F4C9" w14:textId="77777777" w:rsidR="007222D8" w:rsidRPr="00CF11E9" w:rsidRDefault="007222D8">
            <w:pPr>
              <w:spacing w:after="0"/>
              <w:jc w:val="center"/>
              <w:rPr>
                <w:rFonts w:cstheme="minorHAnsi"/>
                <w:b/>
                <w:sz w:val="20"/>
                <w:szCs w:val="20"/>
              </w:rPr>
            </w:pPr>
          </w:p>
        </w:tc>
        <w:tc>
          <w:tcPr>
            <w:tcW w:w="1232" w:type="dxa"/>
            <w:vMerge/>
            <w:shd w:val="clear" w:color="auto" w:fill="CFE5F4" w:themeFill="accent6" w:themeFillTint="33"/>
            <w:vAlign w:val="center"/>
          </w:tcPr>
          <w:p w14:paraId="536B94D7" w14:textId="77777777" w:rsidR="007222D8" w:rsidRPr="00CF11E9" w:rsidRDefault="007222D8">
            <w:pPr>
              <w:spacing w:after="0"/>
              <w:jc w:val="center"/>
              <w:rPr>
                <w:rFonts w:cstheme="minorHAnsi"/>
                <w:b/>
                <w:sz w:val="20"/>
                <w:szCs w:val="20"/>
              </w:rPr>
            </w:pPr>
          </w:p>
        </w:tc>
        <w:tc>
          <w:tcPr>
            <w:tcW w:w="1270" w:type="dxa"/>
            <w:vMerge/>
            <w:shd w:val="clear" w:color="auto" w:fill="CFE5F4" w:themeFill="accent6" w:themeFillTint="33"/>
            <w:vAlign w:val="center"/>
          </w:tcPr>
          <w:p w14:paraId="6139E36E" w14:textId="77777777" w:rsidR="007222D8" w:rsidRPr="00CF11E9" w:rsidRDefault="007222D8">
            <w:pPr>
              <w:spacing w:after="0"/>
              <w:jc w:val="center"/>
              <w:rPr>
                <w:rFonts w:cstheme="minorHAnsi"/>
                <w:b/>
                <w:sz w:val="20"/>
                <w:szCs w:val="20"/>
              </w:rPr>
            </w:pPr>
          </w:p>
        </w:tc>
        <w:tc>
          <w:tcPr>
            <w:tcW w:w="1237" w:type="dxa"/>
            <w:shd w:val="clear" w:color="auto" w:fill="D7D8D8"/>
            <w:vAlign w:val="center"/>
          </w:tcPr>
          <w:p w14:paraId="04D6DF50" w14:textId="77777777" w:rsidR="007222D8" w:rsidRPr="00CF11E9" w:rsidRDefault="007222D8">
            <w:pPr>
              <w:spacing w:after="0"/>
              <w:jc w:val="center"/>
              <w:rPr>
                <w:rFonts w:cstheme="minorHAnsi"/>
                <w:b/>
                <w:sz w:val="20"/>
                <w:szCs w:val="20"/>
              </w:rPr>
            </w:pPr>
            <w:r w:rsidRPr="00CF11E9">
              <w:rPr>
                <w:rFonts w:cstheme="minorHAnsi"/>
                <w:b/>
                <w:sz w:val="20"/>
                <w:szCs w:val="20"/>
              </w:rPr>
              <w:t>GST ex.</w:t>
            </w:r>
          </w:p>
        </w:tc>
        <w:tc>
          <w:tcPr>
            <w:tcW w:w="1251" w:type="dxa"/>
            <w:shd w:val="clear" w:color="auto" w:fill="D7D8D8"/>
            <w:vAlign w:val="center"/>
          </w:tcPr>
          <w:p w14:paraId="4241A634" w14:textId="77777777" w:rsidR="007222D8" w:rsidRPr="00CF11E9" w:rsidRDefault="007222D8">
            <w:pPr>
              <w:spacing w:after="0"/>
              <w:jc w:val="center"/>
              <w:rPr>
                <w:rFonts w:cstheme="minorHAnsi"/>
                <w:b/>
                <w:sz w:val="20"/>
                <w:szCs w:val="20"/>
              </w:rPr>
            </w:pPr>
            <w:r w:rsidRPr="00CF11E9">
              <w:rPr>
                <w:rFonts w:cstheme="minorHAnsi"/>
                <w:b/>
                <w:sz w:val="20"/>
                <w:szCs w:val="20"/>
              </w:rPr>
              <w:t>GST inc.</w:t>
            </w:r>
          </w:p>
        </w:tc>
        <w:tc>
          <w:tcPr>
            <w:tcW w:w="1276" w:type="dxa"/>
            <w:shd w:val="clear" w:color="auto" w:fill="D7D8D8"/>
            <w:vAlign w:val="center"/>
          </w:tcPr>
          <w:p w14:paraId="6B91DDD3" w14:textId="77777777" w:rsidR="007222D8" w:rsidRPr="00CF11E9" w:rsidRDefault="007222D8">
            <w:pPr>
              <w:spacing w:after="0"/>
              <w:jc w:val="center"/>
              <w:rPr>
                <w:rFonts w:cstheme="minorHAnsi"/>
                <w:b/>
                <w:sz w:val="20"/>
                <w:szCs w:val="20"/>
              </w:rPr>
            </w:pPr>
            <w:r w:rsidRPr="00CF11E9">
              <w:rPr>
                <w:rFonts w:cstheme="minorHAnsi"/>
                <w:b/>
                <w:sz w:val="20"/>
                <w:szCs w:val="20"/>
              </w:rPr>
              <w:t>GST ex.</w:t>
            </w:r>
          </w:p>
        </w:tc>
        <w:tc>
          <w:tcPr>
            <w:tcW w:w="1276" w:type="dxa"/>
            <w:shd w:val="clear" w:color="auto" w:fill="D7D8D8"/>
            <w:vAlign w:val="center"/>
          </w:tcPr>
          <w:p w14:paraId="55F7C5B0" w14:textId="77777777" w:rsidR="007222D8" w:rsidRPr="00CF11E9" w:rsidRDefault="007222D8">
            <w:pPr>
              <w:spacing w:after="0"/>
              <w:jc w:val="center"/>
              <w:rPr>
                <w:rFonts w:cstheme="minorHAnsi"/>
                <w:b/>
                <w:sz w:val="20"/>
                <w:szCs w:val="20"/>
              </w:rPr>
            </w:pPr>
            <w:r>
              <w:rPr>
                <w:rFonts w:cstheme="minorHAnsi"/>
                <w:b/>
                <w:sz w:val="20"/>
                <w:szCs w:val="20"/>
              </w:rPr>
              <w:t>GST. i</w:t>
            </w:r>
            <w:r w:rsidRPr="00CF11E9">
              <w:rPr>
                <w:rFonts w:cstheme="minorHAnsi"/>
                <w:b/>
                <w:sz w:val="20"/>
                <w:szCs w:val="20"/>
              </w:rPr>
              <w:t>nc.</w:t>
            </w:r>
          </w:p>
        </w:tc>
      </w:tr>
      <w:tr w:rsidR="007222D8" w:rsidRPr="001E01AB" w14:paraId="30564B1F" w14:textId="77777777" w:rsidTr="007222D8">
        <w:trPr>
          <w:trHeight w:val="395"/>
        </w:trPr>
        <w:tc>
          <w:tcPr>
            <w:tcW w:w="2518" w:type="dxa"/>
            <w:shd w:val="clear" w:color="auto" w:fill="D7D8D8"/>
          </w:tcPr>
          <w:p w14:paraId="31A1888D" w14:textId="77777777" w:rsidR="007222D8" w:rsidRPr="00CF11E9" w:rsidRDefault="007222D8">
            <w:pPr>
              <w:rPr>
                <w:rFonts w:cstheme="minorHAnsi"/>
                <w:sz w:val="20"/>
                <w:szCs w:val="20"/>
              </w:rPr>
            </w:pPr>
            <w:r w:rsidRPr="00CF11E9">
              <w:rPr>
                <w:rFonts w:cstheme="minorHAnsi"/>
                <w:sz w:val="20"/>
                <w:szCs w:val="20"/>
                <w:highlight w:val="yellow"/>
              </w:rPr>
              <w:t>[insert project component]</w:t>
            </w:r>
          </w:p>
        </w:tc>
        <w:tc>
          <w:tcPr>
            <w:tcW w:w="1232" w:type="dxa"/>
            <w:vAlign w:val="center"/>
          </w:tcPr>
          <w:p w14:paraId="1D00684F" w14:textId="77777777" w:rsidR="007222D8" w:rsidRPr="00CF11E9" w:rsidRDefault="007222D8">
            <w:pPr>
              <w:jc w:val="right"/>
              <w:rPr>
                <w:rFonts w:cstheme="minorHAnsi"/>
                <w:sz w:val="20"/>
                <w:szCs w:val="20"/>
              </w:rPr>
            </w:pPr>
            <w:r w:rsidRPr="00E91E6F">
              <w:rPr>
                <w:rFonts w:cstheme="minorHAnsi"/>
                <w:sz w:val="20"/>
                <w:szCs w:val="20"/>
                <w:highlight w:val="yellow"/>
              </w:rPr>
              <w:t>e.g. Director</w:t>
            </w:r>
          </w:p>
        </w:tc>
        <w:tc>
          <w:tcPr>
            <w:tcW w:w="1270" w:type="dxa"/>
            <w:vAlign w:val="center"/>
          </w:tcPr>
          <w:p w14:paraId="33AE656F" w14:textId="77777777" w:rsidR="007222D8" w:rsidRPr="00CF11E9" w:rsidRDefault="007222D8">
            <w:pPr>
              <w:jc w:val="right"/>
              <w:rPr>
                <w:rFonts w:cstheme="minorHAnsi"/>
                <w:sz w:val="20"/>
                <w:szCs w:val="20"/>
              </w:rPr>
            </w:pPr>
            <w:r>
              <w:rPr>
                <w:rFonts w:cstheme="minorHAnsi"/>
                <w:sz w:val="20"/>
                <w:szCs w:val="20"/>
              </w:rPr>
              <w:t>[insert]</w:t>
            </w:r>
          </w:p>
        </w:tc>
        <w:tc>
          <w:tcPr>
            <w:tcW w:w="1237" w:type="dxa"/>
            <w:vAlign w:val="center"/>
          </w:tcPr>
          <w:p w14:paraId="447618C8"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c>
          <w:tcPr>
            <w:tcW w:w="1251" w:type="dxa"/>
            <w:vAlign w:val="center"/>
          </w:tcPr>
          <w:p w14:paraId="01A1991C"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c>
          <w:tcPr>
            <w:tcW w:w="1276" w:type="dxa"/>
            <w:vAlign w:val="center"/>
          </w:tcPr>
          <w:p w14:paraId="2F7B8297" w14:textId="77777777" w:rsidR="007222D8" w:rsidRPr="00B25BAF" w:rsidRDefault="007222D8">
            <w:pPr>
              <w:ind w:firstLine="322"/>
              <w:jc w:val="right"/>
              <w:rPr>
                <w:rFonts w:cstheme="minorHAnsi"/>
                <w:sz w:val="20"/>
                <w:szCs w:val="20"/>
                <w:highlight w:val="yellow"/>
              </w:rPr>
            </w:pPr>
            <w:r w:rsidRPr="00B25BAF">
              <w:rPr>
                <w:rFonts w:cstheme="minorHAnsi"/>
                <w:sz w:val="20"/>
                <w:szCs w:val="20"/>
                <w:highlight w:val="yellow"/>
              </w:rPr>
              <w:t>$ xxx</w:t>
            </w:r>
          </w:p>
        </w:tc>
        <w:tc>
          <w:tcPr>
            <w:tcW w:w="1276" w:type="dxa"/>
            <w:vAlign w:val="center"/>
          </w:tcPr>
          <w:p w14:paraId="304DB645"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r>
      <w:tr w:rsidR="007222D8" w:rsidRPr="001E01AB" w14:paraId="4BD433E6" w14:textId="77777777" w:rsidTr="007222D8">
        <w:trPr>
          <w:trHeight w:val="269"/>
        </w:trPr>
        <w:tc>
          <w:tcPr>
            <w:tcW w:w="2518" w:type="dxa"/>
            <w:shd w:val="clear" w:color="auto" w:fill="D7D8D8"/>
          </w:tcPr>
          <w:p w14:paraId="798CC27B" w14:textId="77777777" w:rsidR="007222D8" w:rsidRPr="00CF11E9" w:rsidRDefault="007222D8">
            <w:pPr>
              <w:rPr>
                <w:rFonts w:cstheme="minorHAnsi"/>
                <w:sz w:val="20"/>
                <w:szCs w:val="20"/>
              </w:rPr>
            </w:pPr>
            <w:r>
              <w:rPr>
                <w:rFonts w:cstheme="minorHAnsi"/>
                <w:sz w:val="20"/>
                <w:szCs w:val="20"/>
                <w:highlight w:val="yellow"/>
              </w:rPr>
              <w:t xml:space="preserve">Insert / delete rows </w:t>
            </w:r>
            <w:r w:rsidRPr="00CF11E9">
              <w:rPr>
                <w:rFonts w:cstheme="minorHAnsi"/>
                <w:sz w:val="20"/>
                <w:szCs w:val="20"/>
                <w:highlight w:val="yellow"/>
              </w:rPr>
              <w:t xml:space="preserve"> </w:t>
            </w:r>
          </w:p>
        </w:tc>
        <w:tc>
          <w:tcPr>
            <w:tcW w:w="1232" w:type="dxa"/>
            <w:vAlign w:val="center"/>
          </w:tcPr>
          <w:p w14:paraId="280DE58E" w14:textId="77777777" w:rsidR="007222D8" w:rsidRPr="00CF11E9" w:rsidRDefault="007222D8">
            <w:pPr>
              <w:jc w:val="right"/>
              <w:rPr>
                <w:rFonts w:cstheme="minorHAnsi"/>
                <w:sz w:val="20"/>
                <w:szCs w:val="20"/>
              </w:rPr>
            </w:pPr>
          </w:p>
        </w:tc>
        <w:tc>
          <w:tcPr>
            <w:tcW w:w="1270" w:type="dxa"/>
            <w:vAlign w:val="center"/>
          </w:tcPr>
          <w:p w14:paraId="382C3401" w14:textId="77777777" w:rsidR="007222D8" w:rsidRPr="00CF11E9" w:rsidRDefault="007222D8">
            <w:pPr>
              <w:jc w:val="right"/>
              <w:rPr>
                <w:rFonts w:cstheme="minorHAnsi"/>
                <w:sz w:val="20"/>
                <w:szCs w:val="20"/>
              </w:rPr>
            </w:pPr>
          </w:p>
        </w:tc>
        <w:tc>
          <w:tcPr>
            <w:tcW w:w="1237" w:type="dxa"/>
            <w:vAlign w:val="center"/>
          </w:tcPr>
          <w:p w14:paraId="12D3E5C7"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c>
          <w:tcPr>
            <w:tcW w:w="1251" w:type="dxa"/>
            <w:vAlign w:val="center"/>
          </w:tcPr>
          <w:p w14:paraId="6622CDD8"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c>
          <w:tcPr>
            <w:tcW w:w="1276" w:type="dxa"/>
            <w:vAlign w:val="center"/>
          </w:tcPr>
          <w:p w14:paraId="603FCD67"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c>
          <w:tcPr>
            <w:tcW w:w="1276" w:type="dxa"/>
            <w:vAlign w:val="center"/>
          </w:tcPr>
          <w:p w14:paraId="0AB7E4E1"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r>
      <w:tr w:rsidR="007222D8" w:rsidRPr="001E01AB" w14:paraId="7830628A" w14:textId="77777777" w:rsidTr="007222D8">
        <w:tc>
          <w:tcPr>
            <w:tcW w:w="2518" w:type="dxa"/>
            <w:shd w:val="clear" w:color="auto" w:fill="D7D8D8"/>
          </w:tcPr>
          <w:p w14:paraId="26D7E62F" w14:textId="77777777" w:rsidR="007222D8" w:rsidRPr="00CF11E9" w:rsidRDefault="007222D8">
            <w:pPr>
              <w:rPr>
                <w:rFonts w:cstheme="minorHAnsi"/>
                <w:sz w:val="20"/>
                <w:szCs w:val="20"/>
              </w:rPr>
            </w:pPr>
          </w:p>
        </w:tc>
        <w:tc>
          <w:tcPr>
            <w:tcW w:w="1232" w:type="dxa"/>
            <w:vAlign w:val="center"/>
          </w:tcPr>
          <w:p w14:paraId="43A65491" w14:textId="77777777" w:rsidR="007222D8" w:rsidRPr="00CF11E9" w:rsidRDefault="007222D8">
            <w:pPr>
              <w:jc w:val="right"/>
              <w:rPr>
                <w:rFonts w:cstheme="minorHAnsi"/>
                <w:sz w:val="20"/>
                <w:szCs w:val="20"/>
              </w:rPr>
            </w:pPr>
          </w:p>
        </w:tc>
        <w:tc>
          <w:tcPr>
            <w:tcW w:w="1270" w:type="dxa"/>
            <w:vAlign w:val="center"/>
          </w:tcPr>
          <w:p w14:paraId="5F07210E" w14:textId="77777777" w:rsidR="007222D8" w:rsidRPr="00CF11E9" w:rsidRDefault="007222D8">
            <w:pPr>
              <w:jc w:val="right"/>
              <w:rPr>
                <w:rFonts w:cstheme="minorHAnsi"/>
                <w:sz w:val="20"/>
                <w:szCs w:val="20"/>
              </w:rPr>
            </w:pPr>
          </w:p>
        </w:tc>
        <w:tc>
          <w:tcPr>
            <w:tcW w:w="1237" w:type="dxa"/>
            <w:vAlign w:val="center"/>
          </w:tcPr>
          <w:p w14:paraId="2F8C02E2"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c>
          <w:tcPr>
            <w:tcW w:w="1251" w:type="dxa"/>
            <w:vAlign w:val="center"/>
          </w:tcPr>
          <w:p w14:paraId="2957680D"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c>
          <w:tcPr>
            <w:tcW w:w="1276" w:type="dxa"/>
            <w:vAlign w:val="center"/>
          </w:tcPr>
          <w:p w14:paraId="193F8D4C"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c>
          <w:tcPr>
            <w:tcW w:w="1276" w:type="dxa"/>
            <w:vAlign w:val="center"/>
          </w:tcPr>
          <w:p w14:paraId="361C5688"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r>
      <w:tr w:rsidR="007222D8" w:rsidRPr="001E01AB" w14:paraId="2042335E" w14:textId="77777777" w:rsidTr="007222D8">
        <w:tc>
          <w:tcPr>
            <w:tcW w:w="2518" w:type="dxa"/>
            <w:shd w:val="clear" w:color="auto" w:fill="D7D8D8"/>
          </w:tcPr>
          <w:p w14:paraId="73413EBE" w14:textId="77777777" w:rsidR="007222D8" w:rsidRPr="00CF11E9" w:rsidRDefault="007222D8">
            <w:pPr>
              <w:rPr>
                <w:rFonts w:cstheme="minorHAnsi"/>
                <w:sz w:val="20"/>
                <w:szCs w:val="20"/>
              </w:rPr>
            </w:pPr>
          </w:p>
        </w:tc>
        <w:tc>
          <w:tcPr>
            <w:tcW w:w="1232" w:type="dxa"/>
            <w:vAlign w:val="center"/>
          </w:tcPr>
          <w:p w14:paraId="2910ED8B" w14:textId="77777777" w:rsidR="007222D8" w:rsidRPr="00CF11E9" w:rsidRDefault="007222D8">
            <w:pPr>
              <w:jc w:val="right"/>
              <w:rPr>
                <w:rFonts w:cstheme="minorHAnsi"/>
                <w:sz w:val="20"/>
                <w:szCs w:val="20"/>
              </w:rPr>
            </w:pPr>
          </w:p>
        </w:tc>
        <w:tc>
          <w:tcPr>
            <w:tcW w:w="1270" w:type="dxa"/>
            <w:vAlign w:val="center"/>
          </w:tcPr>
          <w:p w14:paraId="0975C457" w14:textId="77777777" w:rsidR="007222D8" w:rsidRPr="00CF11E9" w:rsidRDefault="007222D8">
            <w:pPr>
              <w:jc w:val="right"/>
              <w:rPr>
                <w:rFonts w:cstheme="minorHAnsi"/>
                <w:sz w:val="20"/>
                <w:szCs w:val="20"/>
              </w:rPr>
            </w:pPr>
          </w:p>
        </w:tc>
        <w:tc>
          <w:tcPr>
            <w:tcW w:w="1237" w:type="dxa"/>
            <w:vAlign w:val="center"/>
          </w:tcPr>
          <w:p w14:paraId="05FA0517"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c>
          <w:tcPr>
            <w:tcW w:w="1251" w:type="dxa"/>
            <w:vAlign w:val="center"/>
          </w:tcPr>
          <w:p w14:paraId="63A201C5"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c>
          <w:tcPr>
            <w:tcW w:w="1276" w:type="dxa"/>
            <w:vAlign w:val="center"/>
          </w:tcPr>
          <w:p w14:paraId="592AC82B"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c>
          <w:tcPr>
            <w:tcW w:w="1276" w:type="dxa"/>
            <w:vAlign w:val="center"/>
          </w:tcPr>
          <w:p w14:paraId="594DFF26"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r>
      <w:tr w:rsidR="007222D8" w:rsidRPr="001E01AB" w14:paraId="403EDF75" w14:textId="77777777" w:rsidTr="007222D8">
        <w:tc>
          <w:tcPr>
            <w:tcW w:w="2518" w:type="dxa"/>
            <w:shd w:val="clear" w:color="auto" w:fill="D7D8D8"/>
          </w:tcPr>
          <w:p w14:paraId="26B95978" w14:textId="77777777" w:rsidR="007222D8" w:rsidRPr="00CF11E9" w:rsidRDefault="007222D8">
            <w:pPr>
              <w:rPr>
                <w:rFonts w:cstheme="minorHAnsi"/>
                <w:sz w:val="20"/>
                <w:szCs w:val="20"/>
              </w:rPr>
            </w:pPr>
          </w:p>
        </w:tc>
        <w:tc>
          <w:tcPr>
            <w:tcW w:w="1232" w:type="dxa"/>
            <w:vAlign w:val="center"/>
          </w:tcPr>
          <w:p w14:paraId="2FAA0C8A" w14:textId="77777777" w:rsidR="007222D8" w:rsidRPr="00CF11E9" w:rsidRDefault="007222D8">
            <w:pPr>
              <w:jc w:val="right"/>
              <w:rPr>
                <w:rFonts w:cstheme="minorHAnsi"/>
                <w:sz w:val="20"/>
                <w:szCs w:val="20"/>
              </w:rPr>
            </w:pPr>
          </w:p>
        </w:tc>
        <w:tc>
          <w:tcPr>
            <w:tcW w:w="1270" w:type="dxa"/>
            <w:vAlign w:val="center"/>
          </w:tcPr>
          <w:p w14:paraId="29AFC999" w14:textId="77777777" w:rsidR="007222D8" w:rsidRPr="00CF11E9" w:rsidRDefault="007222D8">
            <w:pPr>
              <w:jc w:val="right"/>
              <w:rPr>
                <w:rFonts w:cstheme="minorHAnsi"/>
                <w:sz w:val="20"/>
                <w:szCs w:val="20"/>
              </w:rPr>
            </w:pPr>
          </w:p>
        </w:tc>
        <w:tc>
          <w:tcPr>
            <w:tcW w:w="1237" w:type="dxa"/>
            <w:vAlign w:val="center"/>
          </w:tcPr>
          <w:p w14:paraId="57D5C6A7"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c>
          <w:tcPr>
            <w:tcW w:w="1251" w:type="dxa"/>
            <w:vAlign w:val="center"/>
          </w:tcPr>
          <w:p w14:paraId="3F32C6DD"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c>
          <w:tcPr>
            <w:tcW w:w="1276" w:type="dxa"/>
            <w:vAlign w:val="center"/>
          </w:tcPr>
          <w:p w14:paraId="1A03F018"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c>
          <w:tcPr>
            <w:tcW w:w="1276" w:type="dxa"/>
            <w:vAlign w:val="center"/>
          </w:tcPr>
          <w:p w14:paraId="241E7A19" w14:textId="77777777" w:rsidR="007222D8" w:rsidRPr="00B25BAF" w:rsidRDefault="007222D8">
            <w:pPr>
              <w:jc w:val="right"/>
              <w:rPr>
                <w:rFonts w:cstheme="minorHAnsi"/>
                <w:sz w:val="20"/>
                <w:szCs w:val="20"/>
                <w:highlight w:val="yellow"/>
              </w:rPr>
            </w:pPr>
            <w:r w:rsidRPr="00B25BAF">
              <w:rPr>
                <w:rFonts w:cstheme="minorHAnsi"/>
                <w:sz w:val="20"/>
                <w:szCs w:val="20"/>
                <w:highlight w:val="yellow"/>
              </w:rPr>
              <w:t>$ xxx</w:t>
            </w:r>
          </w:p>
        </w:tc>
      </w:tr>
      <w:tr w:rsidR="007222D8" w:rsidRPr="001E01AB" w14:paraId="619655E9" w14:textId="77777777">
        <w:tc>
          <w:tcPr>
            <w:tcW w:w="7508" w:type="dxa"/>
            <w:gridSpan w:val="5"/>
            <w:shd w:val="clear" w:color="auto" w:fill="D9D9D9" w:themeFill="background1" w:themeFillShade="D9"/>
          </w:tcPr>
          <w:p w14:paraId="470F6531" w14:textId="77777777" w:rsidR="007222D8" w:rsidRPr="00CF11E9" w:rsidRDefault="007222D8">
            <w:pPr>
              <w:rPr>
                <w:rFonts w:cstheme="minorHAnsi"/>
                <w:b/>
                <w:i/>
                <w:sz w:val="20"/>
                <w:szCs w:val="20"/>
              </w:rPr>
            </w:pPr>
          </w:p>
        </w:tc>
        <w:tc>
          <w:tcPr>
            <w:tcW w:w="1276" w:type="dxa"/>
            <w:shd w:val="clear" w:color="auto" w:fill="D9D9D9" w:themeFill="background1" w:themeFillShade="D9"/>
            <w:vAlign w:val="center"/>
          </w:tcPr>
          <w:p w14:paraId="34A9F2E6" w14:textId="77777777" w:rsidR="007222D8" w:rsidRPr="00CF11E9" w:rsidRDefault="007222D8">
            <w:pPr>
              <w:jc w:val="right"/>
              <w:rPr>
                <w:rFonts w:cstheme="minorHAnsi"/>
                <w:b/>
                <w:sz w:val="20"/>
                <w:szCs w:val="20"/>
              </w:rPr>
            </w:pPr>
            <w:r w:rsidRPr="00CF11E9">
              <w:rPr>
                <w:rFonts w:cstheme="minorHAnsi"/>
                <w:b/>
                <w:sz w:val="20"/>
                <w:szCs w:val="20"/>
              </w:rPr>
              <w:t>GST ex.</w:t>
            </w:r>
          </w:p>
        </w:tc>
        <w:tc>
          <w:tcPr>
            <w:tcW w:w="1276" w:type="dxa"/>
            <w:shd w:val="clear" w:color="auto" w:fill="D9D9D9" w:themeFill="background1" w:themeFillShade="D9"/>
            <w:vAlign w:val="center"/>
          </w:tcPr>
          <w:p w14:paraId="76D8432F" w14:textId="77777777" w:rsidR="007222D8" w:rsidRPr="00CF11E9" w:rsidRDefault="007222D8">
            <w:pPr>
              <w:jc w:val="right"/>
              <w:rPr>
                <w:rFonts w:cstheme="minorHAnsi"/>
                <w:b/>
                <w:sz w:val="20"/>
                <w:szCs w:val="20"/>
              </w:rPr>
            </w:pPr>
            <w:r w:rsidRPr="00CF11E9">
              <w:rPr>
                <w:rFonts w:cstheme="minorHAnsi"/>
                <w:b/>
                <w:sz w:val="20"/>
                <w:szCs w:val="20"/>
              </w:rPr>
              <w:t>GST. Inc.</w:t>
            </w:r>
          </w:p>
        </w:tc>
      </w:tr>
      <w:tr w:rsidR="007222D8" w:rsidRPr="001E01AB" w14:paraId="22F2EC30" w14:textId="77777777">
        <w:tc>
          <w:tcPr>
            <w:tcW w:w="7508" w:type="dxa"/>
            <w:gridSpan w:val="5"/>
            <w:tcBorders>
              <w:bottom w:val="single" w:sz="4" w:space="0" w:color="auto"/>
            </w:tcBorders>
            <w:shd w:val="clear" w:color="auto" w:fill="D9D9D9" w:themeFill="background1" w:themeFillShade="D9"/>
          </w:tcPr>
          <w:p w14:paraId="5F6AC4F4" w14:textId="77777777" w:rsidR="007222D8" w:rsidRPr="00E91E6F" w:rsidRDefault="007222D8">
            <w:pPr>
              <w:rPr>
                <w:rFonts w:cstheme="minorHAnsi"/>
                <w:b/>
                <w:sz w:val="20"/>
                <w:szCs w:val="20"/>
              </w:rPr>
            </w:pPr>
            <w:r w:rsidRPr="00E91E6F">
              <w:rPr>
                <w:rFonts w:cstheme="minorHAnsi"/>
                <w:b/>
                <w:sz w:val="20"/>
                <w:szCs w:val="20"/>
              </w:rPr>
              <w:t>Consultant fees TOTAL</w:t>
            </w:r>
          </w:p>
        </w:tc>
        <w:tc>
          <w:tcPr>
            <w:tcW w:w="1276" w:type="dxa"/>
            <w:tcBorders>
              <w:bottom w:val="single" w:sz="4" w:space="0" w:color="auto"/>
            </w:tcBorders>
            <w:shd w:val="clear" w:color="auto" w:fill="D9D9D9" w:themeFill="background1" w:themeFillShade="D9"/>
            <w:vAlign w:val="center"/>
          </w:tcPr>
          <w:p w14:paraId="1E12A167" w14:textId="77777777" w:rsidR="007222D8" w:rsidRPr="00E91E6F" w:rsidRDefault="007222D8">
            <w:pPr>
              <w:jc w:val="right"/>
              <w:rPr>
                <w:rFonts w:cstheme="minorHAnsi"/>
                <w:b/>
                <w:sz w:val="20"/>
                <w:szCs w:val="20"/>
                <w:highlight w:val="yellow"/>
              </w:rPr>
            </w:pPr>
            <w:r w:rsidRPr="00E91E6F">
              <w:rPr>
                <w:rFonts w:cstheme="minorHAnsi"/>
                <w:b/>
                <w:sz w:val="20"/>
                <w:szCs w:val="20"/>
                <w:highlight w:val="yellow"/>
              </w:rPr>
              <w:t>$ xxx</w:t>
            </w:r>
          </w:p>
        </w:tc>
        <w:tc>
          <w:tcPr>
            <w:tcW w:w="1276" w:type="dxa"/>
            <w:tcBorders>
              <w:bottom w:val="single" w:sz="4" w:space="0" w:color="auto"/>
            </w:tcBorders>
            <w:shd w:val="clear" w:color="auto" w:fill="D9D9D9" w:themeFill="background1" w:themeFillShade="D9"/>
            <w:vAlign w:val="center"/>
          </w:tcPr>
          <w:p w14:paraId="4BC6C150" w14:textId="77777777" w:rsidR="007222D8" w:rsidRPr="00E91E6F" w:rsidRDefault="007222D8">
            <w:pPr>
              <w:jc w:val="right"/>
              <w:rPr>
                <w:rFonts w:cstheme="minorHAnsi"/>
                <w:b/>
                <w:sz w:val="20"/>
                <w:szCs w:val="20"/>
                <w:highlight w:val="yellow"/>
              </w:rPr>
            </w:pPr>
            <w:r w:rsidRPr="00E91E6F">
              <w:rPr>
                <w:rFonts w:cstheme="minorHAnsi"/>
                <w:b/>
                <w:sz w:val="20"/>
                <w:szCs w:val="20"/>
                <w:highlight w:val="yellow"/>
              </w:rPr>
              <w:t>$ xxx</w:t>
            </w:r>
          </w:p>
        </w:tc>
      </w:tr>
    </w:tbl>
    <w:p w14:paraId="40B92F51" w14:textId="3C27FE10" w:rsidR="00F927AE" w:rsidRDefault="00F927AE" w:rsidP="00F927AE"/>
    <w:p w14:paraId="654A7E62" w14:textId="75DF55E2" w:rsidR="00E16E5F" w:rsidRDefault="00E16E5F" w:rsidP="00F927AE"/>
    <w:p w14:paraId="13EEA89B" w14:textId="45C6EC32" w:rsidR="00E16E5F" w:rsidRDefault="00E16E5F" w:rsidP="00F927AE"/>
    <w:p w14:paraId="7B60023E" w14:textId="2D42FAB0" w:rsidR="00E16E5F" w:rsidRDefault="00E16E5F" w:rsidP="00F927AE"/>
    <w:p w14:paraId="7D97F6A5" w14:textId="77777777" w:rsidR="00E16E5F" w:rsidRDefault="00E16E5F" w:rsidP="00F927AE"/>
    <w:p w14:paraId="0B29CC48" w14:textId="0D6D99F9" w:rsidR="00F927AE" w:rsidRDefault="00F927AE" w:rsidP="00F927AE"/>
    <w:tbl>
      <w:tblPr>
        <w:tblStyle w:val="TableGrid"/>
        <w:tblW w:w="10060" w:type="dxa"/>
        <w:tblLayout w:type="fixed"/>
        <w:tblLook w:val="04A0" w:firstRow="1" w:lastRow="0" w:firstColumn="1" w:lastColumn="0" w:noHBand="0" w:noVBand="1"/>
      </w:tblPr>
      <w:tblGrid>
        <w:gridCol w:w="3750"/>
        <w:gridCol w:w="1576"/>
        <w:gridCol w:w="1615"/>
        <w:gridCol w:w="1559"/>
        <w:gridCol w:w="1560"/>
      </w:tblGrid>
      <w:tr w:rsidR="00C47D83" w:rsidRPr="00C47D83" w14:paraId="4C8B72EF" w14:textId="77777777" w:rsidTr="00C47D83">
        <w:trPr>
          <w:trHeight w:val="501"/>
        </w:trPr>
        <w:tc>
          <w:tcPr>
            <w:tcW w:w="10060" w:type="dxa"/>
            <w:gridSpan w:val="5"/>
            <w:shd w:val="clear" w:color="auto" w:fill="404046"/>
            <w:vAlign w:val="center"/>
          </w:tcPr>
          <w:p w14:paraId="05489511" w14:textId="3AE8FC71" w:rsidR="00C47D83" w:rsidRPr="00C47D83" w:rsidRDefault="00C47D83">
            <w:pPr>
              <w:spacing w:after="0"/>
              <w:rPr>
                <w:rFonts w:cstheme="minorHAnsi"/>
                <w:b/>
                <w:color w:val="FFFFFF" w:themeColor="background1"/>
                <w:sz w:val="20"/>
                <w:szCs w:val="20"/>
              </w:rPr>
            </w:pPr>
            <w:r w:rsidRPr="00C47D83">
              <w:rPr>
                <w:rFonts w:cstheme="minorHAnsi"/>
                <w:b/>
                <w:color w:val="FFFFFF" w:themeColor="background1"/>
                <w:sz w:val="20"/>
                <w:szCs w:val="20"/>
              </w:rPr>
              <w:t>PROJECT COMPONENTS (itemise by component) (remove if not relevant)</w:t>
            </w:r>
          </w:p>
        </w:tc>
      </w:tr>
      <w:tr w:rsidR="00C47D83" w:rsidRPr="001E01AB" w14:paraId="7E814E3D" w14:textId="77777777" w:rsidTr="00C47D83">
        <w:tc>
          <w:tcPr>
            <w:tcW w:w="3750" w:type="dxa"/>
            <w:shd w:val="clear" w:color="auto" w:fill="D7D8D8"/>
            <w:vAlign w:val="center"/>
          </w:tcPr>
          <w:p w14:paraId="1CC518C9" w14:textId="77777777" w:rsidR="00C47D83" w:rsidRPr="00681D17" w:rsidRDefault="00C47D83">
            <w:pPr>
              <w:rPr>
                <w:rFonts w:cstheme="minorHAnsi"/>
                <w:b/>
                <w:sz w:val="20"/>
                <w:szCs w:val="20"/>
              </w:rPr>
            </w:pPr>
            <w:r w:rsidRPr="00681D17">
              <w:rPr>
                <w:rFonts w:cstheme="minorHAnsi"/>
                <w:b/>
                <w:sz w:val="20"/>
                <w:szCs w:val="20"/>
              </w:rPr>
              <w:t>Project component description</w:t>
            </w:r>
          </w:p>
        </w:tc>
        <w:tc>
          <w:tcPr>
            <w:tcW w:w="1576" w:type="dxa"/>
            <w:shd w:val="clear" w:color="auto" w:fill="D7D8D8"/>
          </w:tcPr>
          <w:p w14:paraId="5054A851" w14:textId="77777777" w:rsidR="00C47D83" w:rsidRPr="00681D17" w:rsidRDefault="00C47D83">
            <w:pPr>
              <w:jc w:val="center"/>
              <w:rPr>
                <w:rFonts w:cstheme="minorHAnsi"/>
                <w:b/>
                <w:sz w:val="20"/>
                <w:szCs w:val="20"/>
              </w:rPr>
            </w:pPr>
            <w:r w:rsidRPr="00681D17">
              <w:rPr>
                <w:rFonts w:cstheme="minorHAnsi"/>
                <w:b/>
                <w:sz w:val="20"/>
                <w:szCs w:val="20"/>
              </w:rPr>
              <w:t>Quantity</w:t>
            </w:r>
          </w:p>
        </w:tc>
        <w:tc>
          <w:tcPr>
            <w:tcW w:w="1615" w:type="dxa"/>
            <w:shd w:val="clear" w:color="auto" w:fill="D7D8D8"/>
          </w:tcPr>
          <w:p w14:paraId="5ACA0856" w14:textId="77777777" w:rsidR="00C47D83" w:rsidRPr="00681D17" w:rsidRDefault="00C47D83">
            <w:pPr>
              <w:jc w:val="center"/>
              <w:rPr>
                <w:rFonts w:cstheme="minorHAnsi"/>
                <w:b/>
                <w:sz w:val="20"/>
                <w:szCs w:val="20"/>
              </w:rPr>
            </w:pPr>
            <w:r>
              <w:rPr>
                <w:rFonts w:cstheme="minorHAnsi"/>
                <w:b/>
                <w:sz w:val="20"/>
                <w:szCs w:val="20"/>
              </w:rPr>
              <w:t>Cost per unit GST ex.</w:t>
            </w:r>
          </w:p>
        </w:tc>
        <w:tc>
          <w:tcPr>
            <w:tcW w:w="1559" w:type="dxa"/>
            <w:shd w:val="clear" w:color="auto" w:fill="D7D8D8"/>
          </w:tcPr>
          <w:p w14:paraId="13AEAE13" w14:textId="77777777" w:rsidR="00C47D83" w:rsidRPr="00681D17" w:rsidRDefault="00C47D83">
            <w:pPr>
              <w:jc w:val="center"/>
              <w:rPr>
                <w:rFonts w:cstheme="minorHAnsi"/>
                <w:b/>
                <w:sz w:val="20"/>
                <w:szCs w:val="20"/>
              </w:rPr>
            </w:pPr>
            <w:r w:rsidRPr="00681D17">
              <w:rPr>
                <w:rFonts w:cstheme="minorHAnsi"/>
                <w:b/>
                <w:sz w:val="20"/>
                <w:szCs w:val="20"/>
              </w:rPr>
              <w:t xml:space="preserve">Total </w:t>
            </w:r>
            <w:r>
              <w:rPr>
                <w:rFonts w:cstheme="minorHAnsi"/>
                <w:b/>
                <w:sz w:val="20"/>
                <w:szCs w:val="20"/>
              </w:rPr>
              <w:t>GST ex.</w:t>
            </w:r>
          </w:p>
        </w:tc>
        <w:tc>
          <w:tcPr>
            <w:tcW w:w="1560" w:type="dxa"/>
            <w:shd w:val="clear" w:color="auto" w:fill="D7D8D8"/>
          </w:tcPr>
          <w:p w14:paraId="2F58D8C8" w14:textId="77777777" w:rsidR="00C47D83" w:rsidRPr="00681D17" w:rsidRDefault="00C47D83">
            <w:pPr>
              <w:jc w:val="center"/>
              <w:rPr>
                <w:rFonts w:cstheme="minorHAnsi"/>
                <w:b/>
                <w:sz w:val="20"/>
                <w:szCs w:val="20"/>
              </w:rPr>
            </w:pPr>
            <w:r>
              <w:rPr>
                <w:rFonts w:cstheme="minorHAnsi"/>
                <w:b/>
                <w:sz w:val="20"/>
                <w:szCs w:val="20"/>
              </w:rPr>
              <w:t>Total GST inc.</w:t>
            </w:r>
          </w:p>
        </w:tc>
      </w:tr>
      <w:tr w:rsidR="00C47D83" w:rsidRPr="001E01AB" w14:paraId="05030660" w14:textId="77777777" w:rsidTr="00C47D83">
        <w:tc>
          <w:tcPr>
            <w:tcW w:w="3750" w:type="dxa"/>
            <w:shd w:val="clear" w:color="auto" w:fill="D7D8D8"/>
          </w:tcPr>
          <w:p w14:paraId="41A37558" w14:textId="77777777" w:rsidR="00C47D83" w:rsidRPr="00681D17" w:rsidRDefault="00C47D83">
            <w:pPr>
              <w:rPr>
                <w:rFonts w:cstheme="minorHAnsi"/>
                <w:sz w:val="20"/>
                <w:szCs w:val="20"/>
              </w:rPr>
            </w:pPr>
            <w:r w:rsidRPr="00681D17">
              <w:rPr>
                <w:rFonts w:cstheme="minorHAnsi"/>
                <w:sz w:val="20"/>
                <w:szCs w:val="20"/>
                <w:highlight w:val="yellow"/>
              </w:rPr>
              <w:t>[insert activity/deliverable]</w:t>
            </w:r>
          </w:p>
        </w:tc>
        <w:tc>
          <w:tcPr>
            <w:tcW w:w="1576" w:type="dxa"/>
            <w:vAlign w:val="center"/>
          </w:tcPr>
          <w:p w14:paraId="36D97C1F" w14:textId="77777777" w:rsidR="00C47D83" w:rsidRPr="00681D17" w:rsidRDefault="00C47D83">
            <w:pPr>
              <w:jc w:val="right"/>
              <w:rPr>
                <w:rFonts w:cstheme="minorHAnsi"/>
                <w:sz w:val="20"/>
                <w:szCs w:val="20"/>
              </w:rPr>
            </w:pPr>
          </w:p>
        </w:tc>
        <w:tc>
          <w:tcPr>
            <w:tcW w:w="1615" w:type="dxa"/>
            <w:vAlign w:val="center"/>
          </w:tcPr>
          <w:p w14:paraId="507B9238"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59" w:type="dxa"/>
            <w:vAlign w:val="center"/>
          </w:tcPr>
          <w:p w14:paraId="2FA549D5"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60" w:type="dxa"/>
            <w:vAlign w:val="center"/>
          </w:tcPr>
          <w:p w14:paraId="730E41E6"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r>
      <w:tr w:rsidR="00C47D83" w:rsidRPr="001E01AB" w14:paraId="039DE2D5" w14:textId="77777777" w:rsidTr="00C47D83">
        <w:tc>
          <w:tcPr>
            <w:tcW w:w="3750" w:type="dxa"/>
            <w:shd w:val="clear" w:color="auto" w:fill="D7D8D8"/>
          </w:tcPr>
          <w:p w14:paraId="6018410D" w14:textId="5602FC02" w:rsidR="00C47D83" w:rsidRPr="00681D17" w:rsidRDefault="0051210B">
            <w:pPr>
              <w:rPr>
                <w:rFonts w:cstheme="minorHAnsi"/>
                <w:sz w:val="20"/>
                <w:szCs w:val="20"/>
                <w:highlight w:val="yellow"/>
              </w:rPr>
            </w:pPr>
            <w:r w:rsidRPr="00681D17">
              <w:rPr>
                <w:rFonts w:cstheme="minorHAnsi"/>
                <w:sz w:val="20"/>
                <w:szCs w:val="20"/>
                <w:highlight w:val="yellow"/>
              </w:rPr>
              <w:t>e.g.,</w:t>
            </w:r>
            <w:r w:rsidR="00C47D83" w:rsidRPr="00681D17">
              <w:rPr>
                <w:rFonts w:cstheme="minorHAnsi"/>
                <w:sz w:val="20"/>
                <w:szCs w:val="20"/>
                <w:highlight w:val="yellow"/>
              </w:rPr>
              <w:t xml:space="preserve"> Recruitment</w:t>
            </w:r>
          </w:p>
        </w:tc>
        <w:tc>
          <w:tcPr>
            <w:tcW w:w="1576" w:type="dxa"/>
            <w:vAlign w:val="center"/>
          </w:tcPr>
          <w:p w14:paraId="1D84880F" w14:textId="77777777" w:rsidR="00C47D83" w:rsidRPr="00681D17" w:rsidRDefault="00C47D83">
            <w:pPr>
              <w:jc w:val="right"/>
              <w:rPr>
                <w:rFonts w:cstheme="minorHAnsi"/>
                <w:sz w:val="20"/>
                <w:szCs w:val="20"/>
                <w:highlight w:val="yellow"/>
              </w:rPr>
            </w:pPr>
          </w:p>
        </w:tc>
        <w:tc>
          <w:tcPr>
            <w:tcW w:w="1615" w:type="dxa"/>
            <w:vAlign w:val="center"/>
          </w:tcPr>
          <w:p w14:paraId="0064765A" w14:textId="77777777" w:rsidR="00C47D83" w:rsidRPr="00681D17" w:rsidRDefault="00C47D83">
            <w:pPr>
              <w:jc w:val="right"/>
              <w:rPr>
                <w:rFonts w:cstheme="minorHAnsi"/>
                <w:sz w:val="20"/>
                <w:szCs w:val="20"/>
                <w:highlight w:val="yellow"/>
              </w:rPr>
            </w:pPr>
            <w:r w:rsidRPr="00681D17">
              <w:rPr>
                <w:rFonts w:cstheme="minorHAnsi"/>
                <w:sz w:val="20"/>
                <w:szCs w:val="20"/>
                <w:highlight w:val="yellow"/>
              </w:rPr>
              <w:t>$ xxx</w:t>
            </w:r>
          </w:p>
        </w:tc>
        <w:tc>
          <w:tcPr>
            <w:tcW w:w="1559" w:type="dxa"/>
            <w:vAlign w:val="center"/>
          </w:tcPr>
          <w:p w14:paraId="291D1870"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60" w:type="dxa"/>
            <w:vAlign w:val="center"/>
          </w:tcPr>
          <w:p w14:paraId="5C3F4DF0"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r>
      <w:tr w:rsidR="00C47D83" w:rsidRPr="001E01AB" w14:paraId="67D8E60D" w14:textId="77777777" w:rsidTr="00C47D83">
        <w:tc>
          <w:tcPr>
            <w:tcW w:w="3750" w:type="dxa"/>
            <w:shd w:val="clear" w:color="auto" w:fill="D7D8D8"/>
          </w:tcPr>
          <w:p w14:paraId="5B13B568" w14:textId="2FE8D4A4" w:rsidR="00C47D83" w:rsidRPr="00681D17" w:rsidRDefault="0051210B">
            <w:pPr>
              <w:rPr>
                <w:rFonts w:cstheme="minorHAnsi"/>
                <w:sz w:val="20"/>
                <w:szCs w:val="20"/>
                <w:highlight w:val="yellow"/>
              </w:rPr>
            </w:pPr>
            <w:r w:rsidRPr="00681D17">
              <w:rPr>
                <w:rFonts w:cstheme="minorHAnsi"/>
                <w:sz w:val="20"/>
                <w:szCs w:val="20"/>
                <w:highlight w:val="yellow"/>
              </w:rPr>
              <w:t>e.g.,</w:t>
            </w:r>
            <w:r w:rsidR="00C47D83" w:rsidRPr="00681D17">
              <w:rPr>
                <w:rFonts w:cstheme="minorHAnsi"/>
                <w:sz w:val="20"/>
                <w:szCs w:val="20"/>
                <w:highlight w:val="yellow"/>
              </w:rPr>
              <w:t xml:space="preserve"> Focus groups</w:t>
            </w:r>
          </w:p>
        </w:tc>
        <w:tc>
          <w:tcPr>
            <w:tcW w:w="1576" w:type="dxa"/>
            <w:vAlign w:val="center"/>
          </w:tcPr>
          <w:p w14:paraId="1E23412F" w14:textId="77777777" w:rsidR="00C47D83" w:rsidRPr="00681D17" w:rsidRDefault="00C47D83">
            <w:pPr>
              <w:jc w:val="right"/>
              <w:rPr>
                <w:rFonts w:cstheme="minorHAnsi"/>
                <w:sz w:val="20"/>
                <w:szCs w:val="20"/>
              </w:rPr>
            </w:pPr>
          </w:p>
        </w:tc>
        <w:tc>
          <w:tcPr>
            <w:tcW w:w="1615" w:type="dxa"/>
            <w:vAlign w:val="center"/>
          </w:tcPr>
          <w:p w14:paraId="498858DA"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59" w:type="dxa"/>
            <w:vAlign w:val="center"/>
          </w:tcPr>
          <w:p w14:paraId="0EC5868E"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60" w:type="dxa"/>
            <w:vAlign w:val="center"/>
          </w:tcPr>
          <w:p w14:paraId="4AC7A384"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r>
      <w:tr w:rsidR="00C47D83" w:rsidRPr="001E01AB" w14:paraId="6D3B694C" w14:textId="77777777" w:rsidTr="00C47D83">
        <w:tc>
          <w:tcPr>
            <w:tcW w:w="3750" w:type="dxa"/>
            <w:shd w:val="clear" w:color="auto" w:fill="D7D8D8"/>
          </w:tcPr>
          <w:p w14:paraId="06FE7E88" w14:textId="77777777" w:rsidR="00C47D83" w:rsidRPr="00681D17" w:rsidRDefault="00C47D83">
            <w:pPr>
              <w:rPr>
                <w:rFonts w:cstheme="minorHAnsi"/>
                <w:sz w:val="20"/>
                <w:szCs w:val="20"/>
              </w:rPr>
            </w:pPr>
            <w:r w:rsidRPr="00681D17">
              <w:rPr>
                <w:rFonts w:cstheme="minorHAnsi"/>
                <w:sz w:val="20"/>
                <w:szCs w:val="20"/>
                <w:highlight w:val="yellow"/>
              </w:rPr>
              <w:t>Insert / delete rows as required</w:t>
            </w:r>
          </w:p>
        </w:tc>
        <w:tc>
          <w:tcPr>
            <w:tcW w:w="1576" w:type="dxa"/>
            <w:vAlign w:val="center"/>
          </w:tcPr>
          <w:p w14:paraId="6C48D9E8" w14:textId="77777777" w:rsidR="00C47D83" w:rsidRPr="00681D17" w:rsidRDefault="00C47D83">
            <w:pPr>
              <w:jc w:val="right"/>
              <w:rPr>
                <w:rFonts w:cstheme="minorHAnsi"/>
                <w:sz w:val="20"/>
                <w:szCs w:val="20"/>
              </w:rPr>
            </w:pPr>
          </w:p>
        </w:tc>
        <w:tc>
          <w:tcPr>
            <w:tcW w:w="1615" w:type="dxa"/>
            <w:vAlign w:val="center"/>
          </w:tcPr>
          <w:p w14:paraId="41DC8374"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59" w:type="dxa"/>
            <w:vAlign w:val="center"/>
          </w:tcPr>
          <w:p w14:paraId="43ABE1D1"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60" w:type="dxa"/>
            <w:vAlign w:val="center"/>
          </w:tcPr>
          <w:p w14:paraId="3402DF40"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r>
      <w:tr w:rsidR="00C47D83" w:rsidRPr="001E01AB" w14:paraId="1A7CA6FE" w14:textId="77777777" w:rsidTr="00C47D83">
        <w:tc>
          <w:tcPr>
            <w:tcW w:w="3750" w:type="dxa"/>
            <w:shd w:val="clear" w:color="auto" w:fill="D7D8D8"/>
          </w:tcPr>
          <w:p w14:paraId="1B437AA7" w14:textId="77777777" w:rsidR="00C47D83" w:rsidRPr="00681D17" w:rsidRDefault="00C47D83">
            <w:pPr>
              <w:rPr>
                <w:rFonts w:cstheme="minorHAnsi"/>
                <w:sz w:val="20"/>
                <w:szCs w:val="20"/>
              </w:rPr>
            </w:pPr>
            <w:r w:rsidRPr="00681D17">
              <w:rPr>
                <w:rFonts w:cstheme="minorHAnsi"/>
                <w:sz w:val="20"/>
                <w:szCs w:val="20"/>
                <w:highlight w:val="yellow"/>
              </w:rPr>
              <w:t>Insert / delete rows as required</w:t>
            </w:r>
          </w:p>
        </w:tc>
        <w:tc>
          <w:tcPr>
            <w:tcW w:w="1576" w:type="dxa"/>
            <w:vAlign w:val="center"/>
          </w:tcPr>
          <w:p w14:paraId="06C51DD5" w14:textId="77777777" w:rsidR="00C47D83" w:rsidRPr="00681D17" w:rsidRDefault="00C47D83">
            <w:pPr>
              <w:jc w:val="right"/>
              <w:rPr>
                <w:rFonts w:cstheme="minorHAnsi"/>
                <w:sz w:val="20"/>
                <w:szCs w:val="20"/>
              </w:rPr>
            </w:pPr>
          </w:p>
        </w:tc>
        <w:tc>
          <w:tcPr>
            <w:tcW w:w="1615" w:type="dxa"/>
            <w:vAlign w:val="center"/>
          </w:tcPr>
          <w:p w14:paraId="53161A97"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59" w:type="dxa"/>
            <w:vAlign w:val="center"/>
          </w:tcPr>
          <w:p w14:paraId="12070520"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60" w:type="dxa"/>
            <w:vAlign w:val="center"/>
          </w:tcPr>
          <w:p w14:paraId="325C502D"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r>
      <w:tr w:rsidR="00C47D83" w:rsidRPr="001E01AB" w14:paraId="1BB777FC" w14:textId="77777777">
        <w:tc>
          <w:tcPr>
            <w:tcW w:w="6941" w:type="dxa"/>
            <w:gridSpan w:val="3"/>
            <w:shd w:val="clear" w:color="auto" w:fill="D9D9D9" w:themeFill="background1" w:themeFillShade="D9"/>
          </w:tcPr>
          <w:p w14:paraId="3B1F0D2E" w14:textId="77777777" w:rsidR="00C47D83" w:rsidRPr="00681D17" w:rsidRDefault="00C47D83">
            <w:pPr>
              <w:rPr>
                <w:rFonts w:cstheme="minorHAnsi"/>
                <w:b/>
                <w:sz w:val="20"/>
                <w:szCs w:val="20"/>
              </w:rPr>
            </w:pPr>
            <w:r>
              <w:rPr>
                <w:rFonts w:cstheme="minorHAnsi"/>
                <w:b/>
                <w:sz w:val="20"/>
                <w:szCs w:val="20"/>
              </w:rPr>
              <w:t>Project c</w:t>
            </w:r>
            <w:r w:rsidRPr="00681D17">
              <w:rPr>
                <w:rFonts w:cstheme="minorHAnsi"/>
                <w:b/>
                <w:sz w:val="20"/>
                <w:szCs w:val="20"/>
              </w:rPr>
              <w:t xml:space="preserve">omponent </w:t>
            </w:r>
            <w:r>
              <w:rPr>
                <w:rFonts w:cstheme="minorHAnsi"/>
                <w:b/>
                <w:sz w:val="20"/>
                <w:szCs w:val="20"/>
              </w:rPr>
              <w:t>cost</w:t>
            </w:r>
            <w:r w:rsidRPr="00681D17">
              <w:rPr>
                <w:rFonts w:cstheme="minorHAnsi"/>
                <w:b/>
                <w:sz w:val="20"/>
                <w:szCs w:val="20"/>
              </w:rPr>
              <w:t xml:space="preserve"> TOTAL</w:t>
            </w:r>
          </w:p>
        </w:tc>
        <w:tc>
          <w:tcPr>
            <w:tcW w:w="1559" w:type="dxa"/>
            <w:shd w:val="clear" w:color="auto" w:fill="D9D9D9" w:themeFill="background1" w:themeFillShade="D9"/>
            <w:vAlign w:val="center"/>
          </w:tcPr>
          <w:p w14:paraId="31496C50" w14:textId="77777777" w:rsidR="00C47D83" w:rsidRPr="00681D17" w:rsidRDefault="00C47D83">
            <w:pPr>
              <w:jc w:val="right"/>
              <w:rPr>
                <w:rFonts w:cstheme="minorHAnsi"/>
                <w:b/>
                <w:sz w:val="20"/>
                <w:szCs w:val="20"/>
              </w:rPr>
            </w:pPr>
            <w:r w:rsidRPr="00681D17">
              <w:rPr>
                <w:rFonts w:cstheme="minorHAnsi"/>
                <w:b/>
                <w:sz w:val="20"/>
                <w:szCs w:val="20"/>
              </w:rPr>
              <w:t>$</w:t>
            </w:r>
          </w:p>
        </w:tc>
        <w:tc>
          <w:tcPr>
            <w:tcW w:w="1560" w:type="dxa"/>
            <w:shd w:val="clear" w:color="auto" w:fill="D9D9D9" w:themeFill="background1" w:themeFillShade="D9"/>
            <w:vAlign w:val="center"/>
          </w:tcPr>
          <w:p w14:paraId="68CD014B" w14:textId="77777777" w:rsidR="00C47D83" w:rsidRPr="00681D17" w:rsidRDefault="00C47D83">
            <w:pPr>
              <w:jc w:val="right"/>
              <w:rPr>
                <w:rFonts w:cstheme="minorHAnsi"/>
                <w:b/>
                <w:sz w:val="20"/>
                <w:szCs w:val="20"/>
              </w:rPr>
            </w:pPr>
            <w:r w:rsidRPr="00681D17">
              <w:rPr>
                <w:rFonts w:cstheme="minorHAnsi"/>
                <w:b/>
                <w:sz w:val="20"/>
                <w:szCs w:val="20"/>
              </w:rPr>
              <w:t>$</w:t>
            </w:r>
          </w:p>
        </w:tc>
      </w:tr>
      <w:tr w:rsidR="00C47D83" w:rsidRPr="00C47D83" w14:paraId="7A4A7275" w14:textId="77777777" w:rsidTr="00C47D83">
        <w:trPr>
          <w:trHeight w:val="543"/>
        </w:trPr>
        <w:tc>
          <w:tcPr>
            <w:tcW w:w="10060" w:type="dxa"/>
            <w:gridSpan w:val="5"/>
            <w:shd w:val="clear" w:color="auto" w:fill="404046"/>
            <w:vAlign w:val="center"/>
          </w:tcPr>
          <w:p w14:paraId="6882BAF0" w14:textId="77777777" w:rsidR="00C47D83" w:rsidRPr="00C47D83" w:rsidRDefault="00C47D83">
            <w:pPr>
              <w:spacing w:after="0"/>
              <w:rPr>
                <w:rFonts w:cstheme="minorHAnsi"/>
                <w:b/>
                <w:color w:val="FFFFFF" w:themeColor="background1"/>
                <w:sz w:val="20"/>
                <w:szCs w:val="20"/>
              </w:rPr>
            </w:pPr>
            <w:r w:rsidRPr="00C47D83">
              <w:rPr>
                <w:rFonts w:cstheme="minorHAnsi"/>
                <w:b/>
                <w:color w:val="FFFFFF" w:themeColor="background1"/>
                <w:sz w:val="20"/>
                <w:szCs w:val="20"/>
              </w:rPr>
              <w:t xml:space="preserve">OTHER EXPENSES </w:t>
            </w:r>
            <w:r w:rsidRPr="00C47D83">
              <w:rPr>
                <w:rFonts w:ascii="Calibri" w:eastAsia="Calibri" w:hAnsi="Calibri" w:cs="Calibri"/>
                <w:i/>
                <w:color w:val="FFFFFF" w:themeColor="background1"/>
                <w:sz w:val="16"/>
                <w:szCs w:val="20"/>
              </w:rPr>
              <w:t xml:space="preserve">These expenses are to be invoiced separately and reimbursed on production of appropriate receipts. </w:t>
            </w:r>
          </w:p>
        </w:tc>
      </w:tr>
      <w:tr w:rsidR="00C47D83" w:rsidRPr="00681D17" w14:paraId="1EE4E39F" w14:textId="77777777" w:rsidTr="00C47D83">
        <w:trPr>
          <w:trHeight w:val="556"/>
        </w:trPr>
        <w:tc>
          <w:tcPr>
            <w:tcW w:w="3750" w:type="dxa"/>
            <w:shd w:val="clear" w:color="auto" w:fill="D7D8D8"/>
            <w:vAlign w:val="center"/>
          </w:tcPr>
          <w:p w14:paraId="1515FA94" w14:textId="77777777" w:rsidR="00C47D83" w:rsidRPr="00681D17" w:rsidRDefault="00C47D83">
            <w:pPr>
              <w:rPr>
                <w:rFonts w:cstheme="minorHAnsi"/>
                <w:b/>
                <w:sz w:val="20"/>
                <w:szCs w:val="20"/>
              </w:rPr>
            </w:pPr>
            <w:r>
              <w:rPr>
                <w:rFonts w:cstheme="minorHAnsi"/>
                <w:b/>
                <w:sz w:val="20"/>
                <w:szCs w:val="20"/>
              </w:rPr>
              <w:t xml:space="preserve">Item description </w:t>
            </w:r>
          </w:p>
        </w:tc>
        <w:tc>
          <w:tcPr>
            <w:tcW w:w="1576" w:type="dxa"/>
            <w:shd w:val="clear" w:color="auto" w:fill="D7D8D8"/>
          </w:tcPr>
          <w:p w14:paraId="073AADDA" w14:textId="77777777" w:rsidR="00C47D83" w:rsidRPr="00681D17" w:rsidRDefault="00C47D83">
            <w:pPr>
              <w:jc w:val="center"/>
              <w:rPr>
                <w:rFonts w:cstheme="minorHAnsi"/>
                <w:b/>
                <w:sz w:val="20"/>
                <w:szCs w:val="20"/>
              </w:rPr>
            </w:pPr>
            <w:r w:rsidRPr="00681D17">
              <w:rPr>
                <w:rFonts w:cstheme="minorHAnsi"/>
                <w:b/>
                <w:sz w:val="20"/>
                <w:szCs w:val="20"/>
              </w:rPr>
              <w:t>Quantity</w:t>
            </w:r>
          </w:p>
        </w:tc>
        <w:tc>
          <w:tcPr>
            <w:tcW w:w="1615" w:type="dxa"/>
            <w:shd w:val="clear" w:color="auto" w:fill="D7D8D8"/>
          </w:tcPr>
          <w:p w14:paraId="712C2C81" w14:textId="77777777" w:rsidR="00C47D83" w:rsidRPr="00681D17" w:rsidRDefault="00C47D83">
            <w:pPr>
              <w:jc w:val="center"/>
              <w:rPr>
                <w:rFonts w:cstheme="minorHAnsi"/>
                <w:b/>
                <w:sz w:val="20"/>
                <w:szCs w:val="20"/>
              </w:rPr>
            </w:pPr>
            <w:r>
              <w:rPr>
                <w:rFonts w:cstheme="minorHAnsi"/>
                <w:b/>
                <w:sz w:val="20"/>
                <w:szCs w:val="20"/>
              </w:rPr>
              <w:t>Cost per unit GST ex.</w:t>
            </w:r>
          </w:p>
        </w:tc>
        <w:tc>
          <w:tcPr>
            <w:tcW w:w="1559" w:type="dxa"/>
            <w:shd w:val="clear" w:color="auto" w:fill="D7D8D8"/>
          </w:tcPr>
          <w:p w14:paraId="46B4466D" w14:textId="77777777" w:rsidR="00C47D83" w:rsidRPr="00681D17" w:rsidRDefault="00C47D83">
            <w:pPr>
              <w:jc w:val="center"/>
              <w:rPr>
                <w:rFonts w:cstheme="minorHAnsi"/>
                <w:b/>
                <w:sz w:val="20"/>
                <w:szCs w:val="20"/>
              </w:rPr>
            </w:pPr>
            <w:r w:rsidRPr="00681D17">
              <w:rPr>
                <w:rFonts w:cstheme="minorHAnsi"/>
                <w:b/>
                <w:sz w:val="20"/>
                <w:szCs w:val="20"/>
              </w:rPr>
              <w:t xml:space="preserve">Total </w:t>
            </w:r>
            <w:r>
              <w:rPr>
                <w:rFonts w:cstheme="minorHAnsi"/>
                <w:b/>
                <w:sz w:val="20"/>
                <w:szCs w:val="20"/>
              </w:rPr>
              <w:t>GST ex.</w:t>
            </w:r>
          </w:p>
        </w:tc>
        <w:tc>
          <w:tcPr>
            <w:tcW w:w="1560" w:type="dxa"/>
            <w:shd w:val="clear" w:color="auto" w:fill="D7D8D8"/>
          </w:tcPr>
          <w:p w14:paraId="0CFE9D4A" w14:textId="77777777" w:rsidR="00C47D83" w:rsidRPr="00681D17" w:rsidRDefault="00C47D83">
            <w:pPr>
              <w:jc w:val="center"/>
              <w:rPr>
                <w:rFonts w:cstheme="minorHAnsi"/>
                <w:b/>
                <w:sz w:val="20"/>
                <w:szCs w:val="20"/>
              </w:rPr>
            </w:pPr>
            <w:r>
              <w:rPr>
                <w:rFonts w:cstheme="minorHAnsi"/>
                <w:b/>
                <w:sz w:val="20"/>
                <w:szCs w:val="20"/>
              </w:rPr>
              <w:t>Total GST inc.</w:t>
            </w:r>
          </w:p>
        </w:tc>
      </w:tr>
      <w:tr w:rsidR="00C47D83" w:rsidRPr="00681D17" w14:paraId="7D8FB7A2" w14:textId="77777777" w:rsidTr="00C47D83">
        <w:tc>
          <w:tcPr>
            <w:tcW w:w="3750" w:type="dxa"/>
            <w:shd w:val="clear" w:color="auto" w:fill="D7D8D8"/>
          </w:tcPr>
          <w:p w14:paraId="4DFD0608" w14:textId="77777777" w:rsidR="00C47D83" w:rsidRPr="00681D17" w:rsidRDefault="00C47D83">
            <w:pPr>
              <w:rPr>
                <w:rFonts w:cstheme="minorHAnsi"/>
                <w:sz w:val="20"/>
                <w:szCs w:val="20"/>
              </w:rPr>
            </w:pPr>
            <w:r w:rsidRPr="00681D17">
              <w:rPr>
                <w:rFonts w:cstheme="minorHAnsi"/>
                <w:sz w:val="20"/>
                <w:szCs w:val="20"/>
                <w:highlight w:val="yellow"/>
              </w:rPr>
              <w:t xml:space="preserve">[insert </w:t>
            </w:r>
            <w:r>
              <w:rPr>
                <w:rFonts w:cstheme="minorHAnsi"/>
                <w:sz w:val="20"/>
                <w:szCs w:val="20"/>
                <w:highlight w:val="yellow"/>
              </w:rPr>
              <w:t>item</w:t>
            </w:r>
            <w:r w:rsidRPr="00681D17">
              <w:rPr>
                <w:rFonts w:cstheme="minorHAnsi"/>
                <w:sz w:val="20"/>
                <w:szCs w:val="20"/>
                <w:highlight w:val="yellow"/>
              </w:rPr>
              <w:t>]</w:t>
            </w:r>
          </w:p>
        </w:tc>
        <w:tc>
          <w:tcPr>
            <w:tcW w:w="1576" w:type="dxa"/>
            <w:vAlign w:val="center"/>
          </w:tcPr>
          <w:p w14:paraId="7EDD2E61" w14:textId="77777777" w:rsidR="00C47D83" w:rsidRPr="00681D17" w:rsidRDefault="00C47D83">
            <w:pPr>
              <w:jc w:val="right"/>
              <w:rPr>
                <w:rFonts w:cstheme="minorHAnsi"/>
                <w:sz w:val="20"/>
                <w:szCs w:val="20"/>
              </w:rPr>
            </w:pPr>
          </w:p>
        </w:tc>
        <w:tc>
          <w:tcPr>
            <w:tcW w:w="1615" w:type="dxa"/>
            <w:vAlign w:val="center"/>
          </w:tcPr>
          <w:p w14:paraId="06493867"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59" w:type="dxa"/>
            <w:vAlign w:val="center"/>
          </w:tcPr>
          <w:p w14:paraId="42056FF4"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60" w:type="dxa"/>
            <w:vAlign w:val="center"/>
          </w:tcPr>
          <w:p w14:paraId="65A4C7BE"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r>
      <w:tr w:rsidR="00C47D83" w:rsidRPr="00681D17" w14:paraId="3011E6B3" w14:textId="77777777" w:rsidTr="00C47D83">
        <w:tc>
          <w:tcPr>
            <w:tcW w:w="3750" w:type="dxa"/>
            <w:shd w:val="clear" w:color="auto" w:fill="D7D8D8"/>
          </w:tcPr>
          <w:p w14:paraId="0D84CC79" w14:textId="11B5465C" w:rsidR="00C47D83" w:rsidRPr="00681D17" w:rsidRDefault="0051210B">
            <w:pPr>
              <w:rPr>
                <w:rFonts w:cstheme="minorHAnsi"/>
                <w:sz w:val="20"/>
                <w:szCs w:val="20"/>
                <w:highlight w:val="yellow"/>
              </w:rPr>
            </w:pPr>
            <w:r w:rsidRPr="00681D17">
              <w:rPr>
                <w:rFonts w:cstheme="minorHAnsi"/>
                <w:sz w:val="20"/>
                <w:szCs w:val="20"/>
                <w:highlight w:val="yellow"/>
              </w:rPr>
              <w:t>e.g.,</w:t>
            </w:r>
            <w:r w:rsidR="00C47D83" w:rsidRPr="00681D17">
              <w:rPr>
                <w:rFonts w:cstheme="minorHAnsi"/>
                <w:sz w:val="20"/>
                <w:szCs w:val="20"/>
                <w:highlight w:val="yellow"/>
              </w:rPr>
              <w:t xml:space="preserve"> venue hire</w:t>
            </w:r>
          </w:p>
        </w:tc>
        <w:tc>
          <w:tcPr>
            <w:tcW w:w="1576" w:type="dxa"/>
            <w:vAlign w:val="center"/>
          </w:tcPr>
          <w:p w14:paraId="3AA4F2EF" w14:textId="77777777" w:rsidR="00C47D83" w:rsidRPr="00681D17" w:rsidRDefault="00C47D83">
            <w:pPr>
              <w:jc w:val="right"/>
              <w:rPr>
                <w:rFonts w:cstheme="minorHAnsi"/>
                <w:sz w:val="20"/>
                <w:szCs w:val="20"/>
                <w:highlight w:val="yellow"/>
              </w:rPr>
            </w:pPr>
          </w:p>
        </w:tc>
        <w:tc>
          <w:tcPr>
            <w:tcW w:w="1615" w:type="dxa"/>
            <w:vAlign w:val="center"/>
          </w:tcPr>
          <w:p w14:paraId="65087E68" w14:textId="77777777" w:rsidR="00C47D83" w:rsidRPr="00681D17" w:rsidRDefault="00C47D83">
            <w:pPr>
              <w:jc w:val="right"/>
              <w:rPr>
                <w:rFonts w:cstheme="minorHAnsi"/>
                <w:sz w:val="20"/>
                <w:szCs w:val="20"/>
                <w:highlight w:val="yellow"/>
              </w:rPr>
            </w:pPr>
            <w:r w:rsidRPr="00681D17">
              <w:rPr>
                <w:rFonts w:cstheme="minorHAnsi"/>
                <w:sz w:val="20"/>
                <w:szCs w:val="20"/>
                <w:highlight w:val="yellow"/>
              </w:rPr>
              <w:t>$ xxx</w:t>
            </w:r>
          </w:p>
        </w:tc>
        <w:tc>
          <w:tcPr>
            <w:tcW w:w="1559" w:type="dxa"/>
            <w:vAlign w:val="center"/>
          </w:tcPr>
          <w:p w14:paraId="11E655D8"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60" w:type="dxa"/>
            <w:vAlign w:val="center"/>
          </w:tcPr>
          <w:p w14:paraId="4C77EED3"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r>
      <w:tr w:rsidR="00C47D83" w:rsidRPr="00681D17" w14:paraId="3E64825C" w14:textId="77777777" w:rsidTr="00C47D83">
        <w:tc>
          <w:tcPr>
            <w:tcW w:w="3750" w:type="dxa"/>
            <w:shd w:val="clear" w:color="auto" w:fill="D7D8D8"/>
          </w:tcPr>
          <w:p w14:paraId="39CC36E5" w14:textId="6ADF2FFC" w:rsidR="00C47D83" w:rsidRPr="00681D17" w:rsidRDefault="0051210B">
            <w:pPr>
              <w:rPr>
                <w:rFonts w:cstheme="minorHAnsi"/>
                <w:sz w:val="20"/>
                <w:szCs w:val="20"/>
                <w:highlight w:val="yellow"/>
              </w:rPr>
            </w:pPr>
            <w:r w:rsidRPr="00681D17">
              <w:rPr>
                <w:rFonts w:cstheme="minorHAnsi"/>
                <w:sz w:val="20"/>
                <w:szCs w:val="20"/>
                <w:highlight w:val="yellow"/>
              </w:rPr>
              <w:t>e.g.,</w:t>
            </w:r>
            <w:r w:rsidR="00C47D83" w:rsidRPr="00681D17">
              <w:rPr>
                <w:rFonts w:cstheme="minorHAnsi"/>
                <w:sz w:val="20"/>
                <w:szCs w:val="20"/>
                <w:highlight w:val="yellow"/>
              </w:rPr>
              <w:t xml:space="preserve"> travel (split out as applicable)</w:t>
            </w:r>
          </w:p>
        </w:tc>
        <w:tc>
          <w:tcPr>
            <w:tcW w:w="1576" w:type="dxa"/>
            <w:vAlign w:val="center"/>
          </w:tcPr>
          <w:p w14:paraId="6A62CF2C" w14:textId="77777777" w:rsidR="00C47D83" w:rsidRPr="00681D17" w:rsidRDefault="00C47D83">
            <w:pPr>
              <w:jc w:val="right"/>
              <w:rPr>
                <w:rFonts w:cstheme="minorHAnsi"/>
                <w:sz w:val="20"/>
                <w:szCs w:val="20"/>
              </w:rPr>
            </w:pPr>
          </w:p>
        </w:tc>
        <w:tc>
          <w:tcPr>
            <w:tcW w:w="1615" w:type="dxa"/>
            <w:vAlign w:val="center"/>
          </w:tcPr>
          <w:p w14:paraId="6BB2BEF9"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59" w:type="dxa"/>
            <w:vAlign w:val="center"/>
          </w:tcPr>
          <w:p w14:paraId="43553731"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60" w:type="dxa"/>
            <w:vAlign w:val="center"/>
          </w:tcPr>
          <w:p w14:paraId="37331976"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r>
      <w:tr w:rsidR="00C47D83" w:rsidRPr="00681D17" w14:paraId="32424649" w14:textId="77777777" w:rsidTr="00C47D83">
        <w:tc>
          <w:tcPr>
            <w:tcW w:w="3750" w:type="dxa"/>
            <w:shd w:val="clear" w:color="auto" w:fill="D7D8D8"/>
          </w:tcPr>
          <w:p w14:paraId="30E9C9A2" w14:textId="7E47B3D8" w:rsidR="00C47D83" w:rsidRPr="00681D17" w:rsidRDefault="0051210B">
            <w:pPr>
              <w:rPr>
                <w:rFonts w:cstheme="minorHAnsi"/>
                <w:sz w:val="20"/>
                <w:szCs w:val="20"/>
              </w:rPr>
            </w:pPr>
            <w:r w:rsidRPr="00681D17">
              <w:rPr>
                <w:rFonts w:cstheme="minorHAnsi"/>
                <w:sz w:val="20"/>
                <w:szCs w:val="20"/>
                <w:highlight w:val="yellow"/>
              </w:rPr>
              <w:t>e.g.,</w:t>
            </w:r>
            <w:r w:rsidR="00C47D83" w:rsidRPr="00681D17">
              <w:rPr>
                <w:rFonts w:cstheme="minorHAnsi"/>
                <w:sz w:val="20"/>
                <w:szCs w:val="20"/>
                <w:highlight w:val="yellow"/>
              </w:rPr>
              <w:t xml:space="preserve"> participant incentives</w:t>
            </w:r>
          </w:p>
        </w:tc>
        <w:tc>
          <w:tcPr>
            <w:tcW w:w="1576" w:type="dxa"/>
            <w:vAlign w:val="center"/>
          </w:tcPr>
          <w:p w14:paraId="13E906E6" w14:textId="77777777" w:rsidR="00C47D83" w:rsidRPr="00681D17" w:rsidRDefault="00C47D83">
            <w:pPr>
              <w:jc w:val="right"/>
              <w:rPr>
                <w:rFonts w:cstheme="minorHAnsi"/>
                <w:sz w:val="20"/>
                <w:szCs w:val="20"/>
              </w:rPr>
            </w:pPr>
          </w:p>
        </w:tc>
        <w:tc>
          <w:tcPr>
            <w:tcW w:w="1615" w:type="dxa"/>
            <w:vAlign w:val="center"/>
          </w:tcPr>
          <w:p w14:paraId="6DBA5E20"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59" w:type="dxa"/>
            <w:vAlign w:val="center"/>
          </w:tcPr>
          <w:p w14:paraId="21B9D0C9"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60" w:type="dxa"/>
            <w:vAlign w:val="center"/>
          </w:tcPr>
          <w:p w14:paraId="708B7CDE"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r>
      <w:tr w:rsidR="00C47D83" w:rsidRPr="00681D17" w14:paraId="759EBD91" w14:textId="77777777" w:rsidTr="00C47D83">
        <w:tc>
          <w:tcPr>
            <w:tcW w:w="3750" w:type="dxa"/>
            <w:shd w:val="clear" w:color="auto" w:fill="D7D8D8"/>
          </w:tcPr>
          <w:p w14:paraId="338F3F41" w14:textId="77777777" w:rsidR="00C47D83" w:rsidRPr="00681D17" w:rsidRDefault="00C47D83">
            <w:pPr>
              <w:rPr>
                <w:rFonts w:cstheme="minorHAnsi"/>
                <w:sz w:val="20"/>
                <w:szCs w:val="20"/>
              </w:rPr>
            </w:pPr>
            <w:r w:rsidRPr="00681D17">
              <w:rPr>
                <w:rFonts w:cstheme="minorHAnsi"/>
                <w:sz w:val="20"/>
                <w:szCs w:val="20"/>
                <w:highlight w:val="yellow"/>
              </w:rPr>
              <w:t>Insert / delete rows as required</w:t>
            </w:r>
          </w:p>
        </w:tc>
        <w:tc>
          <w:tcPr>
            <w:tcW w:w="1576" w:type="dxa"/>
            <w:vAlign w:val="center"/>
          </w:tcPr>
          <w:p w14:paraId="197A6733" w14:textId="77777777" w:rsidR="00C47D83" w:rsidRPr="00681D17" w:rsidRDefault="00C47D83">
            <w:pPr>
              <w:jc w:val="right"/>
              <w:rPr>
                <w:rFonts w:cstheme="minorHAnsi"/>
                <w:sz w:val="20"/>
                <w:szCs w:val="20"/>
              </w:rPr>
            </w:pPr>
          </w:p>
        </w:tc>
        <w:tc>
          <w:tcPr>
            <w:tcW w:w="1615" w:type="dxa"/>
            <w:vAlign w:val="center"/>
          </w:tcPr>
          <w:p w14:paraId="07D5C70E"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59" w:type="dxa"/>
            <w:vAlign w:val="center"/>
          </w:tcPr>
          <w:p w14:paraId="2F42080E"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60" w:type="dxa"/>
            <w:vAlign w:val="center"/>
          </w:tcPr>
          <w:p w14:paraId="133BBBC2"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r>
      <w:tr w:rsidR="00C47D83" w:rsidRPr="00681D17" w14:paraId="62BB5F39" w14:textId="77777777">
        <w:tc>
          <w:tcPr>
            <w:tcW w:w="6941" w:type="dxa"/>
            <w:gridSpan w:val="3"/>
            <w:shd w:val="clear" w:color="auto" w:fill="D9D9D9" w:themeFill="background1" w:themeFillShade="D9"/>
          </w:tcPr>
          <w:p w14:paraId="65DB5770" w14:textId="77777777" w:rsidR="00C47D83" w:rsidRPr="00681D17" w:rsidRDefault="00C47D83">
            <w:pPr>
              <w:rPr>
                <w:rFonts w:cstheme="minorHAnsi"/>
                <w:b/>
                <w:sz w:val="20"/>
                <w:szCs w:val="20"/>
              </w:rPr>
            </w:pPr>
            <w:r>
              <w:rPr>
                <w:rFonts w:cstheme="minorHAnsi"/>
                <w:b/>
                <w:sz w:val="20"/>
                <w:szCs w:val="20"/>
              </w:rPr>
              <w:t>Other expenses</w:t>
            </w:r>
            <w:r w:rsidRPr="00681D17">
              <w:rPr>
                <w:rFonts w:cstheme="minorHAnsi"/>
                <w:b/>
                <w:sz w:val="20"/>
                <w:szCs w:val="20"/>
              </w:rPr>
              <w:t xml:space="preserve"> TOTAL</w:t>
            </w:r>
          </w:p>
        </w:tc>
        <w:tc>
          <w:tcPr>
            <w:tcW w:w="1559" w:type="dxa"/>
            <w:shd w:val="clear" w:color="auto" w:fill="D9D9D9" w:themeFill="background1" w:themeFillShade="D9"/>
            <w:vAlign w:val="center"/>
          </w:tcPr>
          <w:p w14:paraId="2AB655F4" w14:textId="77777777" w:rsidR="00C47D83" w:rsidRPr="00681D17" w:rsidRDefault="00C47D83">
            <w:pPr>
              <w:jc w:val="right"/>
              <w:rPr>
                <w:rFonts w:cstheme="minorHAnsi"/>
                <w:b/>
                <w:sz w:val="20"/>
                <w:szCs w:val="20"/>
              </w:rPr>
            </w:pPr>
            <w:r w:rsidRPr="00681D17">
              <w:rPr>
                <w:rFonts w:cstheme="minorHAnsi"/>
                <w:b/>
                <w:sz w:val="20"/>
                <w:szCs w:val="20"/>
              </w:rPr>
              <w:t>$</w:t>
            </w:r>
          </w:p>
        </w:tc>
        <w:tc>
          <w:tcPr>
            <w:tcW w:w="1560" w:type="dxa"/>
            <w:shd w:val="clear" w:color="auto" w:fill="D9D9D9" w:themeFill="background1" w:themeFillShade="D9"/>
            <w:vAlign w:val="center"/>
          </w:tcPr>
          <w:p w14:paraId="300C4B8E" w14:textId="77777777" w:rsidR="00C47D83" w:rsidRPr="00681D17" w:rsidRDefault="00C47D83">
            <w:pPr>
              <w:jc w:val="right"/>
              <w:rPr>
                <w:rFonts w:cstheme="minorHAnsi"/>
                <w:b/>
                <w:sz w:val="20"/>
                <w:szCs w:val="20"/>
              </w:rPr>
            </w:pPr>
            <w:r w:rsidRPr="00681D17">
              <w:rPr>
                <w:rFonts w:cstheme="minorHAnsi"/>
                <w:b/>
                <w:sz w:val="20"/>
                <w:szCs w:val="20"/>
              </w:rPr>
              <w:t>$</w:t>
            </w:r>
          </w:p>
        </w:tc>
      </w:tr>
      <w:tr w:rsidR="00C47D83" w:rsidRPr="00C47D83" w14:paraId="5F101D34" w14:textId="77777777" w:rsidTr="00C47D83">
        <w:trPr>
          <w:trHeight w:val="526"/>
        </w:trPr>
        <w:tc>
          <w:tcPr>
            <w:tcW w:w="10060" w:type="dxa"/>
            <w:gridSpan w:val="5"/>
            <w:shd w:val="clear" w:color="auto" w:fill="404046"/>
            <w:vAlign w:val="center"/>
          </w:tcPr>
          <w:p w14:paraId="49410957" w14:textId="77777777" w:rsidR="00C47D83" w:rsidRPr="00C47D83" w:rsidRDefault="00C47D83">
            <w:pPr>
              <w:spacing w:after="0"/>
              <w:rPr>
                <w:rFonts w:cstheme="minorHAnsi"/>
                <w:b/>
                <w:color w:val="FFFFFF" w:themeColor="background1"/>
                <w:sz w:val="20"/>
                <w:szCs w:val="20"/>
              </w:rPr>
            </w:pPr>
            <w:r w:rsidRPr="00C47D83">
              <w:rPr>
                <w:rFonts w:cstheme="minorHAnsi"/>
                <w:b/>
                <w:color w:val="FFFFFF" w:themeColor="background1"/>
                <w:sz w:val="20"/>
                <w:szCs w:val="20"/>
              </w:rPr>
              <w:t xml:space="preserve">OPTIONAL EXPENSES </w:t>
            </w:r>
            <w:r w:rsidRPr="00C47D83">
              <w:rPr>
                <w:rFonts w:ascii="Calibri" w:eastAsia="Calibri" w:hAnsi="Calibri" w:cs="Calibri"/>
                <w:i/>
                <w:color w:val="FFFFFF" w:themeColor="background1"/>
                <w:sz w:val="16"/>
                <w:szCs w:val="20"/>
              </w:rPr>
              <w:t>If applicable. Optional items must be negotiated with the project team.</w:t>
            </w:r>
          </w:p>
        </w:tc>
      </w:tr>
      <w:tr w:rsidR="00C47D83" w:rsidRPr="00681D17" w14:paraId="52550436" w14:textId="77777777" w:rsidTr="00C47D83">
        <w:tc>
          <w:tcPr>
            <w:tcW w:w="3750" w:type="dxa"/>
            <w:shd w:val="clear" w:color="auto" w:fill="D7D8D8"/>
            <w:vAlign w:val="center"/>
          </w:tcPr>
          <w:p w14:paraId="083D427D" w14:textId="77777777" w:rsidR="00C47D83" w:rsidRPr="00681D17" w:rsidRDefault="00C47D83">
            <w:pPr>
              <w:rPr>
                <w:rFonts w:cstheme="minorHAnsi"/>
                <w:b/>
                <w:sz w:val="20"/>
                <w:szCs w:val="20"/>
              </w:rPr>
            </w:pPr>
            <w:r>
              <w:rPr>
                <w:rFonts w:cstheme="minorHAnsi"/>
                <w:b/>
                <w:sz w:val="20"/>
                <w:szCs w:val="20"/>
              </w:rPr>
              <w:t xml:space="preserve">Item description </w:t>
            </w:r>
          </w:p>
        </w:tc>
        <w:tc>
          <w:tcPr>
            <w:tcW w:w="1576" w:type="dxa"/>
            <w:shd w:val="clear" w:color="auto" w:fill="D7D8D8"/>
          </w:tcPr>
          <w:p w14:paraId="312C6CC9" w14:textId="77777777" w:rsidR="00C47D83" w:rsidRPr="00681D17" w:rsidRDefault="00C47D83">
            <w:pPr>
              <w:jc w:val="center"/>
              <w:rPr>
                <w:rFonts w:cstheme="minorHAnsi"/>
                <w:b/>
                <w:sz w:val="20"/>
                <w:szCs w:val="20"/>
              </w:rPr>
            </w:pPr>
            <w:r w:rsidRPr="00681D17">
              <w:rPr>
                <w:rFonts w:cstheme="minorHAnsi"/>
                <w:b/>
                <w:sz w:val="20"/>
                <w:szCs w:val="20"/>
              </w:rPr>
              <w:t>Quantity</w:t>
            </w:r>
          </w:p>
        </w:tc>
        <w:tc>
          <w:tcPr>
            <w:tcW w:w="1615" w:type="dxa"/>
            <w:shd w:val="clear" w:color="auto" w:fill="D7D8D8"/>
          </w:tcPr>
          <w:p w14:paraId="1056176A" w14:textId="77777777" w:rsidR="00C47D83" w:rsidRPr="00681D17" w:rsidRDefault="00C47D83">
            <w:pPr>
              <w:jc w:val="center"/>
              <w:rPr>
                <w:rFonts w:cstheme="minorHAnsi"/>
                <w:b/>
                <w:sz w:val="20"/>
                <w:szCs w:val="20"/>
              </w:rPr>
            </w:pPr>
            <w:r>
              <w:rPr>
                <w:rFonts w:cstheme="minorHAnsi"/>
                <w:b/>
                <w:sz w:val="20"/>
                <w:szCs w:val="20"/>
              </w:rPr>
              <w:t>Cost per unit GST ex.</w:t>
            </w:r>
          </w:p>
        </w:tc>
        <w:tc>
          <w:tcPr>
            <w:tcW w:w="1559" w:type="dxa"/>
            <w:shd w:val="clear" w:color="auto" w:fill="D7D8D8"/>
          </w:tcPr>
          <w:p w14:paraId="51CD006B" w14:textId="77777777" w:rsidR="00C47D83" w:rsidRPr="00681D17" w:rsidRDefault="00C47D83">
            <w:pPr>
              <w:jc w:val="center"/>
              <w:rPr>
                <w:rFonts w:cstheme="minorHAnsi"/>
                <w:b/>
                <w:sz w:val="20"/>
                <w:szCs w:val="20"/>
              </w:rPr>
            </w:pPr>
            <w:r w:rsidRPr="00681D17">
              <w:rPr>
                <w:rFonts w:cstheme="minorHAnsi"/>
                <w:b/>
                <w:sz w:val="20"/>
                <w:szCs w:val="20"/>
              </w:rPr>
              <w:t xml:space="preserve">Total </w:t>
            </w:r>
            <w:r>
              <w:rPr>
                <w:rFonts w:cstheme="minorHAnsi"/>
                <w:b/>
                <w:sz w:val="20"/>
                <w:szCs w:val="20"/>
              </w:rPr>
              <w:t>GST ex.</w:t>
            </w:r>
          </w:p>
        </w:tc>
        <w:tc>
          <w:tcPr>
            <w:tcW w:w="1560" w:type="dxa"/>
            <w:shd w:val="clear" w:color="auto" w:fill="D7D8D8"/>
          </w:tcPr>
          <w:p w14:paraId="4095EA94" w14:textId="77777777" w:rsidR="00C47D83" w:rsidRPr="00681D17" w:rsidRDefault="00C47D83">
            <w:pPr>
              <w:jc w:val="center"/>
              <w:rPr>
                <w:rFonts w:cstheme="minorHAnsi"/>
                <w:b/>
                <w:sz w:val="20"/>
                <w:szCs w:val="20"/>
              </w:rPr>
            </w:pPr>
            <w:r>
              <w:rPr>
                <w:rFonts w:cstheme="minorHAnsi"/>
                <w:b/>
                <w:sz w:val="20"/>
                <w:szCs w:val="20"/>
              </w:rPr>
              <w:t>Total GST inc.</w:t>
            </w:r>
          </w:p>
        </w:tc>
      </w:tr>
      <w:tr w:rsidR="00C47D83" w:rsidRPr="00681D17" w14:paraId="319FDD43" w14:textId="77777777" w:rsidTr="00C47D83">
        <w:tc>
          <w:tcPr>
            <w:tcW w:w="3750" w:type="dxa"/>
            <w:shd w:val="clear" w:color="auto" w:fill="D7D8D8"/>
          </w:tcPr>
          <w:p w14:paraId="228F5A4B" w14:textId="457B9C33" w:rsidR="00C47D83" w:rsidRPr="00681D17" w:rsidRDefault="00C47D83">
            <w:pPr>
              <w:rPr>
                <w:rFonts w:cstheme="minorHAnsi"/>
                <w:sz w:val="20"/>
                <w:szCs w:val="20"/>
              </w:rPr>
            </w:pPr>
            <w:r w:rsidRPr="00681D17">
              <w:rPr>
                <w:rFonts w:cstheme="minorHAnsi"/>
                <w:sz w:val="20"/>
                <w:szCs w:val="20"/>
                <w:highlight w:val="yellow"/>
              </w:rPr>
              <w:t xml:space="preserve">[insert </w:t>
            </w:r>
            <w:r>
              <w:rPr>
                <w:rFonts w:cstheme="minorHAnsi"/>
                <w:sz w:val="20"/>
                <w:szCs w:val="20"/>
                <w:highlight w:val="yellow"/>
              </w:rPr>
              <w:t>item</w:t>
            </w:r>
            <w:r w:rsidRPr="00681D17">
              <w:rPr>
                <w:rFonts w:cstheme="minorHAnsi"/>
                <w:sz w:val="20"/>
                <w:szCs w:val="20"/>
                <w:highlight w:val="yellow"/>
              </w:rPr>
              <w:t>]</w:t>
            </w:r>
            <w:r>
              <w:rPr>
                <w:rFonts w:cstheme="minorHAnsi"/>
                <w:sz w:val="20"/>
                <w:szCs w:val="20"/>
              </w:rPr>
              <w:t xml:space="preserve"> </w:t>
            </w:r>
            <w:r w:rsidR="0051210B">
              <w:rPr>
                <w:rFonts w:cstheme="minorHAnsi"/>
                <w:sz w:val="20"/>
                <w:szCs w:val="20"/>
              </w:rPr>
              <w:t>e.g.,</w:t>
            </w:r>
            <w:r>
              <w:rPr>
                <w:rFonts w:cstheme="minorHAnsi"/>
                <w:sz w:val="20"/>
                <w:szCs w:val="20"/>
              </w:rPr>
              <w:t xml:space="preserve"> </w:t>
            </w:r>
          </w:p>
        </w:tc>
        <w:tc>
          <w:tcPr>
            <w:tcW w:w="1576" w:type="dxa"/>
            <w:vAlign w:val="center"/>
          </w:tcPr>
          <w:p w14:paraId="7087BE71" w14:textId="77777777" w:rsidR="00C47D83" w:rsidRPr="00681D17" w:rsidRDefault="00C47D83">
            <w:pPr>
              <w:jc w:val="right"/>
              <w:rPr>
                <w:rFonts w:cstheme="minorHAnsi"/>
                <w:sz w:val="20"/>
                <w:szCs w:val="20"/>
              </w:rPr>
            </w:pPr>
          </w:p>
        </w:tc>
        <w:tc>
          <w:tcPr>
            <w:tcW w:w="1615" w:type="dxa"/>
            <w:vAlign w:val="center"/>
          </w:tcPr>
          <w:p w14:paraId="22A1F508"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59" w:type="dxa"/>
            <w:vAlign w:val="center"/>
          </w:tcPr>
          <w:p w14:paraId="3A41F0AC"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60" w:type="dxa"/>
            <w:vAlign w:val="center"/>
          </w:tcPr>
          <w:p w14:paraId="0EBADC3E"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r>
      <w:tr w:rsidR="00C47D83" w:rsidRPr="00681D17" w14:paraId="48C947FD" w14:textId="77777777" w:rsidTr="00C47D83">
        <w:tc>
          <w:tcPr>
            <w:tcW w:w="3750" w:type="dxa"/>
            <w:shd w:val="clear" w:color="auto" w:fill="D7D8D8"/>
          </w:tcPr>
          <w:p w14:paraId="5CF829A8" w14:textId="77777777" w:rsidR="00C47D83" w:rsidRPr="00681D17" w:rsidRDefault="00C47D83">
            <w:pPr>
              <w:rPr>
                <w:rFonts w:cstheme="minorHAnsi"/>
                <w:sz w:val="20"/>
                <w:szCs w:val="20"/>
              </w:rPr>
            </w:pPr>
            <w:r w:rsidRPr="00681D17">
              <w:rPr>
                <w:rFonts w:cstheme="minorHAnsi"/>
                <w:sz w:val="20"/>
                <w:szCs w:val="20"/>
                <w:highlight w:val="yellow"/>
              </w:rPr>
              <w:t>Insert / delete rows as required</w:t>
            </w:r>
          </w:p>
        </w:tc>
        <w:tc>
          <w:tcPr>
            <w:tcW w:w="1576" w:type="dxa"/>
            <w:vAlign w:val="center"/>
          </w:tcPr>
          <w:p w14:paraId="3762F576" w14:textId="77777777" w:rsidR="00C47D83" w:rsidRPr="00681D17" w:rsidRDefault="00C47D83">
            <w:pPr>
              <w:jc w:val="right"/>
              <w:rPr>
                <w:rFonts w:cstheme="minorHAnsi"/>
                <w:sz w:val="20"/>
                <w:szCs w:val="20"/>
              </w:rPr>
            </w:pPr>
          </w:p>
        </w:tc>
        <w:tc>
          <w:tcPr>
            <w:tcW w:w="1615" w:type="dxa"/>
            <w:vAlign w:val="center"/>
          </w:tcPr>
          <w:p w14:paraId="6A6F8B21"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59" w:type="dxa"/>
            <w:vAlign w:val="center"/>
          </w:tcPr>
          <w:p w14:paraId="543953F8"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c>
          <w:tcPr>
            <w:tcW w:w="1560" w:type="dxa"/>
            <w:vAlign w:val="center"/>
          </w:tcPr>
          <w:p w14:paraId="365728E9" w14:textId="77777777" w:rsidR="00C47D83" w:rsidRPr="00681D17" w:rsidRDefault="00C47D83">
            <w:pPr>
              <w:jc w:val="right"/>
              <w:rPr>
                <w:rFonts w:cstheme="minorHAnsi"/>
                <w:sz w:val="20"/>
                <w:szCs w:val="20"/>
              </w:rPr>
            </w:pPr>
            <w:r w:rsidRPr="00681D17">
              <w:rPr>
                <w:rFonts w:cstheme="minorHAnsi"/>
                <w:sz w:val="20"/>
                <w:szCs w:val="20"/>
                <w:highlight w:val="yellow"/>
              </w:rPr>
              <w:t>$ xxx</w:t>
            </w:r>
          </w:p>
        </w:tc>
      </w:tr>
      <w:tr w:rsidR="00C47D83" w:rsidRPr="00681D17" w14:paraId="6A4209A9" w14:textId="77777777">
        <w:tc>
          <w:tcPr>
            <w:tcW w:w="6941" w:type="dxa"/>
            <w:gridSpan w:val="3"/>
            <w:shd w:val="clear" w:color="auto" w:fill="D9D9D9" w:themeFill="background1" w:themeFillShade="D9"/>
            <w:vAlign w:val="center"/>
          </w:tcPr>
          <w:p w14:paraId="6CDB8A7A" w14:textId="77777777" w:rsidR="00C47D83" w:rsidRPr="00681D17" w:rsidRDefault="00C47D83">
            <w:pPr>
              <w:rPr>
                <w:rFonts w:cstheme="minorHAnsi"/>
                <w:b/>
                <w:sz w:val="20"/>
                <w:szCs w:val="20"/>
              </w:rPr>
            </w:pPr>
            <w:r>
              <w:rPr>
                <w:rFonts w:cstheme="minorHAnsi"/>
                <w:b/>
                <w:sz w:val="20"/>
                <w:szCs w:val="20"/>
              </w:rPr>
              <w:t>Optional expenses</w:t>
            </w:r>
            <w:r w:rsidRPr="00681D17">
              <w:rPr>
                <w:rFonts w:cstheme="minorHAnsi"/>
                <w:b/>
                <w:sz w:val="20"/>
                <w:szCs w:val="20"/>
              </w:rPr>
              <w:t xml:space="preserve"> TOTAL</w:t>
            </w:r>
          </w:p>
        </w:tc>
        <w:tc>
          <w:tcPr>
            <w:tcW w:w="1559" w:type="dxa"/>
            <w:shd w:val="clear" w:color="auto" w:fill="D9D9D9" w:themeFill="background1" w:themeFillShade="D9"/>
            <w:vAlign w:val="center"/>
          </w:tcPr>
          <w:p w14:paraId="3D5C54CB" w14:textId="77777777" w:rsidR="00C47D83" w:rsidRPr="00681D17" w:rsidRDefault="00C47D83">
            <w:pPr>
              <w:jc w:val="right"/>
              <w:rPr>
                <w:rFonts w:cstheme="minorHAnsi"/>
                <w:b/>
                <w:sz w:val="20"/>
                <w:szCs w:val="20"/>
              </w:rPr>
            </w:pPr>
            <w:r w:rsidRPr="00681D17">
              <w:rPr>
                <w:rFonts w:cstheme="minorHAnsi"/>
                <w:b/>
                <w:sz w:val="20"/>
                <w:szCs w:val="20"/>
              </w:rPr>
              <w:t>$</w:t>
            </w:r>
          </w:p>
        </w:tc>
        <w:tc>
          <w:tcPr>
            <w:tcW w:w="1560" w:type="dxa"/>
            <w:shd w:val="clear" w:color="auto" w:fill="D9D9D9" w:themeFill="background1" w:themeFillShade="D9"/>
            <w:vAlign w:val="center"/>
          </w:tcPr>
          <w:p w14:paraId="1A2DCDEF" w14:textId="77777777" w:rsidR="00C47D83" w:rsidRPr="00681D17" w:rsidRDefault="00C47D83">
            <w:pPr>
              <w:jc w:val="right"/>
              <w:rPr>
                <w:rFonts w:cstheme="minorHAnsi"/>
                <w:b/>
                <w:sz w:val="20"/>
                <w:szCs w:val="20"/>
              </w:rPr>
            </w:pPr>
            <w:r w:rsidRPr="00681D17">
              <w:rPr>
                <w:rFonts w:cstheme="minorHAnsi"/>
                <w:b/>
                <w:sz w:val="20"/>
                <w:szCs w:val="20"/>
              </w:rPr>
              <w:t>$</w:t>
            </w:r>
          </w:p>
        </w:tc>
      </w:tr>
    </w:tbl>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819"/>
        <w:gridCol w:w="1465"/>
        <w:gridCol w:w="1465"/>
        <w:gridCol w:w="1465"/>
      </w:tblGrid>
      <w:tr w:rsidR="00C47D83" w:rsidRPr="00C47D83" w14:paraId="3641C258" w14:textId="77777777" w:rsidTr="00C47D83">
        <w:tc>
          <w:tcPr>
            <w:tcW w:w="10065" w:type="dxa"/>
            <w:gridSpan w:val="5"/>
            <w:tcBorders>
              <w:top w:val="nil"/>
              <w:bottom w:val="nil"/>
            </w:tcBorders>
            <w:shd w:val="clear" w:color="auto" w:fill="404046"/>
          </w:tcPr>
          <w:p w14:paraId="13D039B0" w14:textId="77777777" w:rsidR="00C47D83" w:rsidRPr="00C47D83" w:rsidRDefault="00C47D83">
            <w:pPr>
              <w:keepLines/>
              <w:spacing w:after="60" w:line="240" w:lineRule="auto"/>
              <w:rPr>
                <w:rFonts w:cstheme="minorHAnsi"/>
                <w:b/>
                <w:color w:val="FFFFFF" w:themeColor="background1"/>
                <w:sz w:val="20"/>
                <w:szCs w:val="20"/>
              </w:rPr>
            </w:pPr>
            <w:r w:rsidRPr="00C47D83">
              <w:rPr>
                <w:rFonts w:cstheme="minorHAnsi"/>
                <w:b/>
                <w:color w:val="FFFFFF" w:themeColor="background1"/>
                <w:sz w:val="20"/>
                <w:szCs w:val="20"/>
              </w:rPr>
              <w:t>GRAND TOTAL</w:t>
            </w:r>
          </w:p>
        </w:tc>
      </w:tr>
      <w:tr w:rsidR="001A7F68" w:rsidRPr="002310CD" w14:paraId="21212BB8" w14:textId="77777777" w:rsidTr="00C47D83">
        <w:tc>
          <w:tcPr>
            <w:tcW w:w="5670" w:type="dxa"/>
            <w:gridSpan w:val="2"/>
            <w:tcBorders>
              <w:top w:val="single" w:sz="4" w:space="0" w:color="auto"/>
              <w:bottom w:val="single" w:sz="4" w:space="0" w:color="auto"/>
              <w:right w:val="single" w:sz="4" w:space="0" w:color="auto"/>
            </w:tcBorders>
            <w:shd w:val="clear" w:color="auto" w:fill="D7D8D8"/>
          </w:tcPr>
          <w:p w14:paraId="13C986A8" w14:textId="77777777" w:rsidR="00C47D83" w:rsidRPr="00681D17" w:rsidRDefault="00C47D83">
            <w:pPr>
              <w:keepLines/>
              <w:spacing w:after="60" w:line="240" w:lineRule="auto"/>
              <w:rPr>
                <w:rFonts w:cstheme="minorHAnsi"/>
                <w:b/>
                <w:sz w:val="20"/>
                <w:szCs w:val="20"/>
              </w:rPr>
            </w:pPr>
            <w:r w:rsidRPr="00681D17">
              <w:rPr>
                <w:rFonts w:cstheme="minorHAnsi"/>
                <w:b/>
                <w:sz w:val="20"/>
                <w:szCs w:val="20"/>
              </w:rPr>
              <w:t>Total value of project</w:t>
            </w:r>
          </w:p>
        </w:tc>
        <w:tc>
          <w:tcPr>
            <w:tcW w:w="1465" w:type="dxa"/>
            <w:tcBorders>
              <w:top w:val="single" w:sz="4" w:space="0" w:color="auto"/>
              <w:left w:val="single" w:sz="4" w:space="0" w:color="auto"/>
              <w:bottom w:val="single" w:sz="4" w:space="0" w:color="auto"/>
              <w:right w:val="single" w:sz="4" w:space="0" w:color="auto"/>
            </w:tcBorders>
            <w:shd w:val="clear" w:color="auto" w:fill="D7D8D8"/>
            <w:vAlign w:val="center"/>
          </w:tcPr>
          <w:p w14:paraId="353FA8F5" w14:textId="77777777" w:rsidR="00C47D83" w:rsidRPr="00681D17" w:rsidRDefault="00C47D83">
            <w:pPr>
              <w:keepLines/>
              <w:spacing w:after="60" w:line="240" w:lineRule="auto"/>
              <w:jc w:val="right"/>
              <w:rPr>
                <w:rFonts w:cstheme="minorHAnsi"/>
                <w:sz w:val="20"/>
                <w:szCs w:val="20"/>
                <w:u w:val="single"/>
              </w:rPr>
            </w:pPr>
            <w:r w:rsidRPr="00681D17">
              <w:rPr>
                <w:rFonts w:cstheme="minorHAnsi"/>
                <w:b/>
                <w:sz w:val="20"/>
                <w:szCs w:val="20"/>
              </w:rPr>
              <w:t>Ex. GST</w:t>
            </w:r>
          </w:p>
        </w:tc>
        <w:tc>
          <w:tcPr>
            <w:tcW w:w="1465" w:type="dxa"/>
            <w:tcBorders>
              <w:top w:val="single" w:sz="4" w:space="0" w:color="auto"/>
              <w:left w:val="single" w:sz="4" w:space="0" w:color="auto"/>
              <w:bottom w:val="single" w:sz="4" w:space="0" w:color="auto"/>
              <w:right w:val="single" w:sz="4" w:space="0" w:color="auto"/>
            </w:tcBorders>
            <w:shd w:val="clear" w:color="auto" w:fill="D7D8D8"/>
            <w:vAlign w:val="center"/>
          </w:tcPr>
          <w:p w14:paraId="6641953F" w14:textId="77777777" w:rsidR="00C47D83" w:rsidRPr="00681D17" w:rsidRDefault="00C47D83">
            <w:pPr>
              <w:keepLines/>
              <w:spacing w:after="60" w:line="240" w:lineRule="auto"/>
              <w:jc w:val="right"/>
              <w:rPr>
                <w:rFonts w:cstheme="minorHAnsi"/>
                <w:sz w:val="20"/>
                <w:szCs w:val="20"/>
                <w:u w:val="single"/>
              </w:rPr>
            </w:pPr>
            <w:r w:rsidRPr="00681D17">
              <w:rPr>
                <w:rFonts w:cstheme="minorHAnsi"/>
                <w:b/>
                <w:sz w:val="20"/>
                <w:szCs w:val="20"/>
              </w:rPr>
              <w:t xml:space="preserve">GST </w:t>
            </w:r>
          </w:p>
        </w:tc>
        <w:tc>
          <w:tcPr>
            <w:tcW w:w="1465" w:type="dxa"/>
            <w:tcBorders>
              <w:top w:val="single" w:sz="4" w:space="0" w:color="auto"/>
              <w:left w:val="single" w:sz="4" w:space="0" w:color="auto"/>
              <w:bottom w:val="single" w:sz="4" w:space="0" w:color="auto"/>
            </w:tcBorders>
            <w:shd w:val="clear" w:color="auto" w:fill="D7D8D8"/>
            <w:vAlign w:val="center"/>
          </w:tcPr>
          <w:p w14:paraId="7D076E58" w14:textId="77777777" w:rsidR="00C47D83" w:rsidRPr="00681D17" w:rsidRDefault="00C47D83">
            <w:pPr>
              <w:keepLines/>
              <w:spacing w:after="60" w:line="240" w:lineRule="auto"/>
              <w:jc w:val="right"/>
              <w:rPr>
                <w:rFonts w:cstheme="minorHAnsi"/>
                <w:sz w:val="20"/>
                <w:szCs w:val="20"/>
                <w:u w:val="single"/>
              </w:rPr>
            </w:pPr>
            <w:r w:rsidRPr="00681D17">
              <w:rPr>
                <w:rFonts w:cstheme="minorHAnsi"/>
                <w:b/>
                <w:sz w:val="20"/>
                <w:szCs w:val="20"/>
              </w:rPr>
              <w:t>Inc. GST</w:t>
            </w:r>
          </w:p>
        </w:tc>
      </w:tr>
      <w:tr w:rsidR="00C47D83" w:rsidRPr="002806A8" w14:paraId="185550F5" w14:textId="77777777">
        <w:trPr>
          <w:trHeight w:val="340"/>
        </w:trPr>
        <w:tc>
          <w:tcPr>
            <w:tcW w:w="851" w:type="dxa"/>
            <w:tcBorders>
              <w:top w:val="single" w:sz="4" w:space="0" w:color="auto"/>
              <w:left w:val="single" w:sz="4" w:space="0" w:color="auto"/>
              <w:bottom w:val="single" w:sz="4" w:space="0" w:color="auto"/>
              <w:right w:val="single" w:sz="4" w:space="0" w:color="auto"/>
            </w:tcBorders>
            <w:shd w:val="clear" w:color="auto" w:fill="DDDDDD"/>
            <w:vAlign w:val="center"/>
          </w:tcPr>
          <w:p w14:paraId="1096EE2A" w14:textId="77777777" w:rsidR="00C47D83" w:rsidRPr="00681D17" w:rsidRDefault="00C47D83">
            <w:pPr>
              <w:keepLines/>
              <w:spacing w:after="60"/>
              <w:jc w:val="right"/>
              <w:rPr>
                <w:rFonts w:cstheme="minorHAnsi"/>
                <w:b/>
                <w:sz w:val="20"/>
                <w:szCs w:val="20"/>
              </w:rPr>
            </w:pPr>
          </w:p>
        </w:tc>
        <w:tc>
          <w:tcPr>
            <w:tcW w:w="4819" w:type="dxa"/>
            <w:tcBorders>
              <w:top w:val="single" w:sz="4" w:space="0" w:color="auto"/>
              <w:left w:val="single" w:sz="4" w:space="0" w:color="auto"/>
              <w:bottom w:val="single" w:sz="4" w:space="0" w:color="auto"/>
              <w:right w:val="single" w:sz="4" w:space="0" w:color="auto"/>
            </w:tcBorders>
            <w:vAlign w:val="center"/>
          </w:tcPr>
          <w:p w14:paraId="093B7D34" w14:textId="77777777" w:rsidR="00C47D83" w:rsidRPr="00681D17" w:rsidRDefault="00C47D83">
            <w:pPr>
              <w:keepLines/>
              <w:spacing w:after="60" w:line="240" w:lineRule="auto"/>
              <w:rPr>
                <w:rFonts w:cstheme="minorHAnsi"/>
                <w:b/>
                <w:sz w:val="20"/>
                <w:szCs w:val="20"/>
              </w:rPr>
            </w:pPr>
            <w:r w:rsidRPr="00681D17">
              <w:rPr>
                <w:rFonts w:cstheme="minorHAnsi"/>
                <w:b/>
                <w:sz w:val="20"/>
                <w:szCs w:val="20"/>
              </w:rPr>
              <w:t>Project components</w:t>
            </w:r>
          </w:p>
        </w:tc>
        <w:tc>
          <w:tcPr>
            <w:tcW w:w="1465" w:type="dxa"/>
            <w:tcBorders>
              <w:top w:val="single" w:sz="4" w:space="0" w:color="auto"/>
              <w:left w:val="single" w:sz="4" w:space="0" w:color="auto"/>
              <w:bottom w:val="single" w:sz="4" w:space="0" w:color="auto"/>
              <w:right w:val="single" w:sz="4" w:space="0" w:color="auto"/>
            </w:tcBorders>
            <w:vAlign w:val="center"/>
          </w:tcPr>
          <w:p w14:paraId="4A3EF35B" w14:textId="77777777" w:rsidR="00C47D83" w:rsidRPr="00B25BAF" w:rsidRDefault="00C47D83">
            <w:pPr>
              <w:keepLines/>
              <w:spacing w:after="60" w:line="240" w:lineRule="auto"/>
              <w:jc w:val="right"/>
              <w:rPr>
                <w:rFonts w:cstheme="minorHAnsi"/>
                <w:sz w:val="20"/>
                <w:szCs w:val="20"/>
                <w:highlight w:val="yellow"/>
              </w:rPr>
            </w:pPr>
            <w:r w:rsidRPr="00B25BAF">
              <w:rPr>
                <w:rFonts w:cstheme="minorHAnsi"/>
                <w:sz w:val="20"/>
                <w:szCs w:val="20"/>
                <w:highlight w:val="yellow"/>
              </w:rPr>
              <w:t>$ xxx</w:t>
            </w:r>
          </w:p>
        </w:tc>
        <w:tc>
          <w:tcPr>
            <w:tcW w:w="1465" w:type="dxa"/>
            <w:tcBorders>
              <w:top w:val="single" w:sz="4" w:space="0" w:color="auto"/>
              <w:left w:val="single" w:sz="4" w:space="0" w:color="auto"/>
              <w:bottom w:val="single" w:sz="4" w:space="0" w:color="auto"/>
              <w:right w:val="single" w:sz="4" w:space="0" w:color="auto"/>
            </w:tcBorders>
            <w:vAlign w:val="center"/>
          </w:tcPr>
          <w:p w14:paraId="6C0ABE20" w14:textId="77777777" w:rsidR="00C47D83" w:rsidRPr="00B25BAF" w:rsidRDefault="00C47D83">
            <w:pPr>
              <w:keepLines/>
              <w:spacing w:after="60" w:line="240" w:lineRule="auto"/>
              <w:jc w:val="right"/>
              <w:rPr>
                <w:rFonts w:cstheme="minorHAnsi"/>
                <w:sz w:val="20"/>
                <w:szCs w:val="20"/>
                <w:highlight w:val="yellow"/>
              </w:rPr>
            </w:pPr>
            <w:r w:rsidRPr="00B25BAF">
              <w:rPr>
                <w:rFonts w:cstheme="minorHAnsi"/>
                <w:sz w:val="20"/>
                <w:szCs w:val="20"/>
                <w:highlight w:val="yellow"/>
              </w:rPr>
              <w:t>$ xxx</w:t>
            </w:r>
          </w:p>
        </w:tc>
        <w:tc>
          <w:tcPr>
            <w:tcW w:w="1465" w:type="dxa"/>
            <w:tcBorders>
              <w:top w:val="single" w:sz="4" w:space="0" w:color="auto"/>
              <w:left w:val="single" w:sz="4" w:space="0" w:color="auto"/>
              <w:bottom w:val="single" w:sz="4" w:space="0" w:color="auto"/>
              <w:right w:val="single" w:sz="4" w:space="0" w:color="auto"/>
            </w:tcBorders>
            <w:vAlign w:val="center"/>
          </w:tcPr>
          <w:p w14:paraId="732CCA2F" w14:textId="77777777" w:rsidR="00C47D83" w:rsidRPr="00B25BAF" w:rsidRDefault="00C47D83">
            <w:pPr>
              <w:keepLines/>
              <w:spacing w:after="60" w:line="240" w:lineRule="auto"/>
              <w:jc w:val="right"/>
              <w:rPr>
                <w:rFonts w:cstheme="minorHAnsi"/>
                <w:sz w:val="20"/>
                <w:szCs w:val="20"/>
                <w:highlight w:val="yellow"/>
              </w:rPr>
            </w:pPr>
            <w:r w:rsidRPr="00B25BAF">
              <w:rPr>
                <w:rFonts w:cstheme="minorHAnsi"/>
                <w:sz w:val="20"/>
                <w:szCs w:val="20"/>
                <w:highlight w:val="yellow"/>
              </w:rPr>
              <w:t>$ xxx</w:t>
            </w:r>
          </w:p>
        </w:tc>
      </w:tr>
      <w:tr w:rsidR="00C47D83" w:rsidRPr="002806A8" w14:paraId="5A9A03B1" w14:textId="77777777">
        <w:trPr>
          <w:trHeight w:val="340"/>
        </w:trPr>
        <w:tc>
          <w:tcPr>
            <w:tcW w:w="851" w:type="dxa"/>
            <w:tcBorders>
              <w:top w:val="single" w:sz="4" w:space="0" w:color="auto"/>
              <w:left w:val="single" w:sz="4" w:space="0" w:color="auto"/>
              <w:bottom w:val="single" w:sz="4" w:space="0" w:color="auto"/>
              <w:right w:val="single" w:sz="4" w:space="0" w:color="auto"/>
            </w:tcBorders>
            <w:shd w:val="clear" w:color="auto" w:fill="DDDDDD"/>
            <w:vAlign w:val="center"/>
          </w:tcPr>
          <w:p w14:paraId="1C0F7F6D" w14:textId="77777777" w:rsidR="00C47D83" w:rsidRPr="00681D17" w:rsidRDefault="00C47D83">
            <w:pPr>
              <w:keepLines/>
              <w:spacing w:after="60"/>
              <w:jc w:val="right"/>
              <w:rPr>
                <w:rFonts w:cstheme="minorHAnsi"/>
                <w:b/>
                <w:sz w:val="20"/>
                <w:szCs w:val="20"/>
              </w:rPr>
            </w:pPr>
          </w:p>
        </w:tc>
        <w:tc>
          <w:tcPr>
            <w:tcW w:w="4819" w:type="dxa"/>
            <w:tcBorders>
              <w:top w:val="single" w:sz="4" w:space="0" w:color="auto"/>
              <w:left w:val="single" w:sz="4" w:space="0" w:color="auto"/>
              <w:bottom w:val="single" w:sz="4" w:space="0" w:color="auto"/>
              <w:right w:val="single" w:sz="4" w:space="0" w:color="auto"/>
            </w:tcBorders>
            <w:vAlign w:val="center"/>
          </w:tcPr>
          <w:p w14:paraId="199849D3" w14:textId="77777777" w:rsidR="00C47D83" w:rsidRPr="00681D17" w:rsidRDefault="00C47D83">
            <w:pPr>
              <w:keepLines/>
              <w:spacing w:after="60" w:line="240" w:lineRule="auto"/>
              <w:rPr>
                <w:rFonts w:cstheme="minorHAnsi"/>
                <w:b/>
                <w:sz w:val="20"/>
                <w:szCs w:val="20"/>
              </w:rPr>
            </w:pPr>
            <w:r w:rsidRPr="00681D17">
              <w:rPr>
                <w:rFonts w:cstheme="minorHAnsi"/>
                <w:b/>
                <w:sz w:val="20"/>
                <w:szCs w:val="20"/>
              </w:rPr>
              <w:t>Other expenses</w:t>
            </w:r>
          </w:p>
        </w:tc>
        <w:tc>
          <w:tcPr>
            <w:tcW w:w="1465" w:type="dxa"/>
            <w:tcBorders>
              <w:top w:val="single" w:sz="4" w:space="0" w:color="auto"/>
              <w:left w:val="single" w:sz="4" w:space="0" w:color="auto"/>
              <w:bottom w:val="single" w:sz="4" w:space="0" w:color="auto"/>
              <w:right w:val="single" w:sz="4" w:space="0" w:color="auto"/>
            </w:tcBorders>
            <w:vAlign w:val="center"/>
          </w:tcPr>
          <w:p w14:paraId="0254D33C" w14:textId="77777777" w:rsidR="00C47D83" w:rsidRPr="00B25BAF" w:rsidRDefault="00C47D83">
            <w:pPr>
              <w:keepLines/>
              <w:spacing w:after="60" w:line="240" w:lineRule="auto"/>
              <w:jc w:val="right"/>
              <w:rPr>
                <w:rFonts w:cstheme="minorHAnsi"/>
                <w:sz w:val="20"/>
                <w:szCs w:val="20"/>
                <w:highlight w:val="yellow"/>
              </w:rPr>
            </w:pPr>
            <w:r w:rsidRPr="00B25BAF">
              <w:rPr>
                <w:rFonts w:cstheme="minorHAnsi"/>
                <w:sz w:val="20"/>
                <w:szCs w:val="20"/>
                <w:highlight w:val="yellow"/>
              </w:rPr>
              <w:t>$ xxx</w:t>
            </w:r>
          </w:p>
        </w:tc>
        <w:tc>
          <w:tcPr>
            <w:tcW w:w="1465" w:type="dxa"/>
            <w:tcBorders>
              <w:top w:val="single" w:sz="4" w:space="0" w:color="auto"/>
              <w:left w:val="single" w:sz="4" w:space="0" w:color="auto"/>
              <w:bottom w:val="single" w:sz="4" w:space="0" w:color="auto"/>
              <w:right w:val="single" w:sz="4" w:space="0" w:color="auto"/>
            </w:tcBorders>
            <w:vAlign w:val="center"/>
          </w:tcPr>
          <w:p w14:paraId="0B386563" w14:textId="77777777" w:rsidR="00C47D83" w:rsidRPr="00B25BAF" w:rsidRDefault="00C47D83">
            <w:pPr>
              <w:keepLines/>
              <w:spacing w:after="60" w:line="240" w:lineRule="auto"/>
              <w:jc w:val="right"/>
              <w:rPr>
                <w:rFonts w:cstheme="minorHAnsi"/>
                <w:sz w:val="20"/>
                <w:szCs w:val="20"/>
                <w:highlight w:val="yellow"/>
              </w:rPr>
            </w:pPr>
            <w:r w:rsidRPr="00B25BAF">
              <w:rPr>
                <w:rFonts w:cstheme="minorHAnsi"/>
                <w:sz w:val="20"/>
                <w:szCs w:val="20"/>
                <w:highlight w:val="yellow"/>
              </w:rPr>
              <w:t>$ xxx</w:t>
            </w:r>
          </w:p>
        </w:tc>
        <w:tc>
          <w:tcPr>
            <w:tcW w:w="1465" w:type="dxa"/>
            <w:tcBorders>
              <w:top w:val="single" w:sz="4" w:space="0" w:color="auto"/>
              <w:left w:val="single" w:sz="4" w:space="0" w:color="auto"/>
              <w:bottom w:val="single" w:sz="4" w:space="0" w:color="auto"/>
              <w:right w:val="single" w:sz="4" w:space="0" w:color="auto"/>
            </w:tcBorders>
            <w:vAlign w:val="center"/>
          </w:tcPr>
          <w:p w14:paraId="0D96507A" w14:textId="77777777" w:rsidR="00C47D83" w:rsidRPr="00B25BAF" w:rsidRDefault="00C47D83">
            <w:pPr>
              <w:keepLines/>
              <w:spacing w:after="60" w:line="240" w:lineRule="auto"/>
              <w:jc w:val="right"/>
              <w:rPr>
                <w:rFonts w:cstheme="minorHAnsi"/>
                <w:sz w:val="20"/>
                <w:szCs w:val="20"/>
                <w:highlight w:val="yellow"/>
              </w:rPr>
            </w:pPr>
            <w:r w:rsidRPr="00B25BAF">
              <w:rPr>
                <w:rFonts w:cstheme="minorHAnsi"/>
                <w:sz w:val="20"/>
                <w:szCs w:val="20"/>
                <w:highlight w:val="yellow"/>
              </w:rPr>
              <w:t>$ xxx</w:t>
            </w:r>
          </w:p>
        </w:tc>
      </w:tr>
      <w:tr w:rsidR="00C47D83" w:rsidRPr="002806A8" w14:paraId="4FA97A97" w14:textId="77777777">
        <w:trPr>
          <w:trHeight w:val="340"/>
        </w:trPr>
        <w:tc>
          <w:tcPr>
            <w:tcW w:w="851" w:type="dxa"/>
            <w:tcBorders>
              <w:top w:val="single" w:sz="4" w:space="0" w:color="auto"/>
              <w:left w:val="single" w:sz="4" w:space="0" w:color="auto"/>
              <w:bottom w:val="single" w:sz="4" w:space="0" w:color="auto"/>
              <w:right w:val="single" w:sz="4" w:space="0" w:color="auto"/>
            </w:tcBorders>
            <w:shd w:val="clear" w:color="auto" w:fill="DDDDDD"/>
            <w:vAlign w:val="center"/>
          </w:tcPr>
          <w:p w14:paraId="618C94C6" w14:textId="77777777" w:rsidR="00C47D83" w:rsidRPr="00681D17" w:rsidRDefault="00C47D83">
            <w:pPr>
              <w:keepLines/>
              <w:spacing w:after="60"/>
              <w:jc w:val="right"/>
              <w:rPr>
                <w:rFonts w:cstheme="minorHAnsi"/>
                <w:b/>
                <w:sz w:val="20"/>
                <w:szCs w:val="20"/>
              </w:rPr>
            </w:pPr>
          </w:p>
        </w:tc>
        <w:tc>
          <w:tcPr>
            <w:tcW w:w="4819" w:type="dxa"/>
            <w:tcBorders>
              <w:top w:val="single" w:sz="4" w:space="0" w:color="auto"/>
              <w:left w:val="single" w:sz="4" w:space="0" w:color="auto"/>
              <w:bottom w:val="single" w:sz="4" w:space="0" w:color="auto"/>
              <w:right w:val="single" w:sz="4" w:space="0" w:color="auto"/>
            </w:tcBorders>
            <w:vAlign w:val="center"/>
          </w:tcPr>
          <w:p w14:paraId="69344EA3" w14:textId="77777777" w:rsidR="00C47D83" w:rsidRPr="00681D17" w:rsidRDefault="00C47D83">
            <w:pPr>
              <w:keepLines/>
              <w:spacing w:after="60" w:line="240" w:lineRule="auto"/>
              <w:rPr>
                <w:rFonts w:cstheme="minorHAnsi"/>
                <w:b/>
                <w:sz w:val="20"/>
                <w:szCs w:val="20"/>
              </w:rPr>
            </w:pPr>
            <w:r>
              <w:rPr>
                <w:rFonts w:cstheme="minorHAnsi"/>
                <w:b/>
                <w:sz w:val="20"/>
                <w:szCs w:val="20"/>
              </w:rPr>
              <w:t xml:space="preserve">Optional </w:t>
            </w:r>
            <w:r w:rsidRPr="00681D17">
              <w:rPr>
                <w:rFonts w:cstheme="minorHAnsi"/>
                <w:b/>
                <w:sz w:val="20"/>
                <w:szCs w:val="20"/>
              </w:rPr>
              <w:t>expenses</w:t>
            </w:r>
            <w:r>
              <w:rPr>
                <w:rFonts w:cstheme="minorHAnsi"/>
                <w:b/>
                <w:sz w:val="20"/>
                <w:szCs w:val="20"/>
              </w:rPr>
              <w:t xml:space="preserve"> </w:t>
            </w:r>
            <w:r w:rsidRPr="00E26E33">
              <w:rPr>
                <w:rFonts w:cstheme="minorHAnsi"/>
                <w:sz w:val="20"/>
                <w:szCs w:val="20"/>
              </w:rPr>
              <w:t>(if applicable)</w:t>
            </w:r>
          </w:p>
        </w:tc>
        <w:tc>
          <w:tcPr>
            <w:tcW w:w="1465" w:type="dxa"/>
            <w:tcBorders>
              <w:top w:val="single" w:sz="4" w:space="0" w:color="auto"/>
              <w:left w:val="single" w:sz="4" w:space="0" w:color="auto"/>
              <w:bottom w:val="single" w:sz="4" w:space="0" w:color="auto"/>
              <w:right w:val="single" w:sz="4" w:space="0" w:color="auto"/>
            </w:tcBorders>
            <w:vAlign w:val="center"/>
          </w:tcPr>
          <w:p w14:paraId="16B9B3D6" w14:textId="77777777" w:rsidR="00C47D83" w:rsidRPr="00B25BAF" w:rsidRDefault="00C47D83">
            <w:pPr>
              <w:keepLines/>
              <w:spacing w:after="60" w:line="240" w:lineRule="auto"/>
              <w:jc w:val="right"/>
              <w:rPr>
                <w:rFonts w:cstheme="minorHAnsi"/>
                <w:sz w:val="20"/>
                <w:szCs w:val="20"/>
                <w:highlight w:val="yellow"/>
              </w:rPr>
            </w:pPr>
            <w:r w:rsidRPr="00B25BAF">
              <w:rPr>
                <w:rFonts w:cstheme="minorHAnsi"/>
                <w:sz w:val="20"/>
                <w:szCs w:val="20"/>
                <w:highlight w:val="yellow"/>
              </w:rPr>
              <w:t>$ xxx</w:t>
            </w:r>
          </w:p>
        </w:tc>
        <w:tc>
          <w:tcPr>
            <w:tcW w:w="1465" w:type="dxa"/>
            <w:tcBorders>
              <w:top w:val="single" w:sz="4" w:space="0" w:color="auto"/>
              <w:left w:val="single" w:sz="4" w:space="0" w:color="auto"/>
              <w:bottom w:val="single" w:sz="4" w:space="0" w:color="auto"/>
              <w:right w:val="single" w:sz="4" w:space="0" w:color="auto"/>
            </w:tcBorders>
            <w:vAlign w:val="center"/>
          </w:tcPr>
          <w:p w14:paraId="6D34CC71" w14:textId="77777777" w:rsidR="00C47D83" w:rsidRPr="00B25BAF" w:rsidRDefault="00C47D83">
            <w:pPr>
              <w:keepLines/>
              <w:spacing w:after="60" w:line="240" w:lineRule="auto"/>
              <w:jc w:val="right"/>
              <w:rPr>
                <w:rFonts w:cstheme="minorHAnsi"/>
                <w:sz w:val="20"/>
                <w:szCs w:val="20"/>
                <w:highlight w:val="yellow"/>
              </w:rPr>
            </w:pPr>
            <w:r w:rsidRPr="00B25BAF">
              <w:rPr>
                <w:rFonts w:cstheme="minorHAnsi"/>
                <w:sz w:val="20"/>
                <w:szCs w:val="20"/>
                <w:highlight w:val="yellow"/>
              </w:rPr>
              <w:t>$ xxx</w:t>
            </w:r>
          </w:p>
        </w:tc>
        <w:tc>
          <w:tcPr>
            <w:tcW w:w="1465" w:type="dxa"/>
            <w:tcBorders>
              <w:top w:val="single" w:sz="4" w:space="0" w:color="auto"/>
              <w:left w:val="single" w:sz="4" w:space="0" w:color="auto"/>
              <w:bottom w:val="single" w:sz="4" w:space="0" w:color="auto"/>
              <w:right w:val="single" w:sz="4" w:space="0" w:color="auto"/>
            </w:tcBorders>
            <w:vAlign w:val="center"/>
          </w:tcPr>
          <w:p w14:paraId="1D93F1A1" w14:textId="77777777" w:rsidR="00C47D83" w:rsidRPr="00B25BAF" w:rsidRDefault="00C47D83">
            <w:pPr>
              <w:keepLines/>
              <w:spacing w:after="60" w:line="240" w:lineRule="auto"/>
              <w:jc w:val="right"/>
              <w:rPr>
                <w:rFonts w:cstheme="minorHAnsi"/>
                <w:sz w:val="20"/>
                <w:szCs w:val="20"/>
                <w:highlight w:val="yellow"/>
              </w:rPr>
            </w:pPr>
            <w:r w:rsidRPr="00B25BAF">
              <w:rPr>
                <w:rFonts w:cstheme="minorHAnsi"/>
                <w:sz w:val="20"/>
                <w:szCs w:val="20"/>
                <w:highlight w:val="yellow"/>
              </w:rPr>
              <w:t>$ xxx</w:t>
            </w:r>
          </w:p>
        </w:tc>
      </w:tr>
      <w:tr w:rsidR="00C47D83" w:rsidRPr="002806A8" w14:paraId="10BEB920" w14:textId="77777777">
        <w:trPr>
          <w:trHeight w:val="340"/>
        </w:trPr>
        <w:tc>
          <w:tcPr>
            <w:tcW w:w="851" w:type="dxa"/>
            <w:tcBorders>
              <w:top w:val="single" w:sz="4" w:space="0" w:color="auto"/>
              <w:left w:val="single" w:sz="4" w:space="0" w:color="auto"/>
              <w:bottom w:val="single" w:sz="4" w:space="0" w:color="auto"/>
              <w:right w:val="single" w:sz="4" w:space="0" w:color="auto"/>
            </w:tcBorders>
            <w:shd w:val="clear" w:color="auto" w:fill="DDDDDD"/>
            <w:vAlign w:val="center"/>
          </w:tcPr>
          <w:p w14:paraId="33D0C92D" w14:textId="77777777" w:rsidR="00C47D83" w:rsidRPr="00681D17" w:rsidRDefault="00C47D83">
            <w:pPr>
              <w:keepLines/>
              <w:spacing w:after="60"/>
              <w:jc w:val="right"/>
              <w:rPr>
                <w:rFonts w:cstheme="minorHAnsi"/>
                <w:b/>
                <w:sz w:val="20"/>
                <w:szCs w:val="20"/>
              </w:rPr>
            </w:pPr>
          </w:p>
        </w:tc>
        <w:tc>
          <w:tcPr>
            <w:tcW w:w="4819" w:type="dxa"/>
            <w:tcBorders>
              <w:top w:val="single" w:sz="4" w:space="0" w:color="auto"/>
              <w:left w:val="single" w:sz="4" w:space="0" w:color="auto"/>
              <w:bottom w:val="single" w:sz="4" w:space="0" w:color="auto"/>
              <w:right w:val="single" w:sz="4" w:space="0" w:color="auto"/>
            </w:tcBorders>
            <w:vAlign w:val="center"/>
          </w:tcPr>
          <w:p w14:paraId="6BC28069" w14:textId="77777777" w:rsidR="00C47D83" w:rsidRPr="00681D17" w:rsidRDefault="00C47D83">
            <w:pPr>
              <w:keepLines/>
              <w:spacing w:after="60" w:line="240" w:lineRule="auto"/>
              <w:rPr>
                <w:rFonts w:cstheme="minorHAnsi"/>
                <w:b/>
                <w:sz w:val="20"/>
                <w:szCs w:val="20"/>
              </w:rPr>
            </w:pPr>
            <w:r w:rsidRPr="00681D17">
              <w:rPr>
                <w:rFonts w:cstheme="minorHAnsi"/>
                <w:b/>
                <w:color w:val="C00000"/>
                <w:sz w:val="20"/>
                <w:szCs w:val="20"/>
              </w:rPr>
              <w:t>GRAND TOTAL</w:t>
            </w:r>
          </w:p>
        </w:tc>
        <w:tc>
          <w:tcPr>
            <w:tcW w:w="1465" w:type="dxa"/>
            <w:tcBorders>
              <w:top w:val="single" w:sz="4" w:space="0" w:color="auto"/>
              <w:left w:val="single" w:sz="4" w:space="0" w:color="auto"/>
              <w:bottom w:val="single" w:sz="4" w:space="0" w:color="auto"/>
              <w:right w:val="single" w:sz="4" w:space="0" w:color="auto"/>
            </w:tcBorders>
            <w:vAlign w:val="center"/>
          </w:tcPr>
          <w:p w14:paraId="1FC53DC6" w14:textId="77777777" w:rsidR="00C47D83" w:rsidRPr="00B25BAF" w:rsidRDefault="00C47D83">
            <w:pPr>
              <w:keepLines/>
              <w:spacing w:after="60" w:line="240" w:lineRule="auto"/>
              <w:jc w:val="right"/>
              <w:rPr>
                <w:rFonts w:cstheme="minorHAnsi"/>
                <w:b/>
                <w:color w:val="C00000"/>
                <w:sz w:val="20"/>
                <w:szCs w:val="20"/>
                <w:highlight w:val="yellow"/>
              </w:rPr>
            </w:pPr>
            <w:r w:rsidRPr="00B25BAF">
              <w:rPr>
                <w:rFonts w:cstheme="minorHAnsi"/>
                <w:b/>
                <w:color w:val="C00000"/>
                <w:sz w:val="20"/>
                <w:szCs w:val="20"/>
                <w:highlight w:val="yellow"/>
              </w:rPr>
              <w:t>$ xxx</w:t>
            </w:r>
          </w:p>
        </w:tc>
        <w:tc>
          <w:tcPr>
            <w:tcW w:w="1465" w:type="dxa"/>
            <w:tcBorders>
              <w:top w:val="single" w:sz="4" w:space="0" w:color="auto"/>
              <w:left w:val="single" w:sz="4" w:space="0" w:color="auto"/>
              <w:bottom w:val="single" w:sz="4" w:space="0" w:color="auto"/>
              <w:right w:val="single" w:sz="4" w:space="0" w:color="auto"/>
            </w:tcBorders>
            <w:vAlign w:val="center"/>
          </w:tcPr>
          <w:p w14:paraId="6CDF91B2" w14:textId="77777777" w:rsidR="00C47D83" w:rsidRPr="00B25BAF" w:rsidRDefault="00C47D83">
            <w:pPr>
              <w:keepLines/>
              <w:spacing w:after="60" w:line="240" w:lineRule="auto"/>
              <w:jc w:val="right"/>
              <w:rPr>
                <w:rFonts w:cstheme="minorHAnsi"/>
                <w:b/>
                <w:color w:val="C00000"/>
                <w:sz w:val="20"/>
                <w:szCs w:val="20"/>
                <w:highlight w:val="yellow"/>
              </w:rPr>
            </w:pPr>
            <w:r w:rsidRPr="00B25BAF">
              <w:rPr>
                <w:rFonts w:cstheme="minorHAnsi"/>
                <w:b/>
                <w:color w:val="C00000"/>
                <w:sz w:val="20"/>
                <w:szCs w:val="20"/>
                <w:highlight w:val="yellow"/>
              </w:rPr>
              <w:t>$ xxx</w:t>
            </w:r>
          </w:p>
        </w:tc>
        <w:tc>
          <w:tcPr>
            <w:tcW w:w="1465" w:type="dxa"/>
            <w:tcBorders>
              <w:top w:val="single" w:sz="4" w:space="0" w:color="auto"/>
              <w:left w:val="single" w:sz="4" w:space="0" w:color="auto"/>
              <w:bottom w:val="single" w:sz="4" w:space="0" w:color="auto"/>
              <w:right w:val="single" w:sz="4" w:space="0" w:color="auto"/>
            </w:tcBorders>
            <w:vAlign w:val="center"/>
          </w:tcPr>
          <w:p w14:paraId="57E53F6A" w14:textId="77777777" w:rsidR="00C47D83" w:rsidRPr="00B25BAF" w:rsidRDefault="00C47D83">
            <w:pPr>
              <w:keepLines/>
              <w:spacing w:after="60" w:line="240" w:lineRule="auto"/>
              <w:jc w:val="right"/>
              <w:rPr>
                <w:rFonts w:cstheme="minorHAnsi"/>
                <w:b/>
                <w:color w:val="C00000"/>
                <w:sz w:val="20"/>
                <w:szCs w:val="20"/>
                <w:highlight w:val="yellow"/>
              </w:rPr>
            </w:pPr>
            <w:r w:rsidRPr="00B25BAF">
              <w:rPr>
                <w:rFonts w:cstheme="minorHAnsi"/>
                <w:b/>
                <w:color w:val="C00000"/>
                <w:sz w:val="20"/>
                <w:szCs w:val="20"/>
                <w:highlight w:val="yellow"/>
              </w:rPr>
              <w:t>$ xxx</w:t>
            </w:r>
          </w:p>
        </w:tc>
      </w:tr>
    </w:tbl>
    <w:p w14:paraId="65D011F3" w14:textId="77777777" w:rsidR="00E16E5F" w:rsidRDefault="00E16E5F" w:rsidP="00F927AE"/>
    <w:p w14:paraId="244174A8" w14:textId="77777777" w:rsidR="00C47D83" w:rsidRPr="00A13D68" w:rsidRDefault="00C47D83" w:rsidP="00C47D83">
      <w:pPr>
        <w:pBdr>
          <w:bottom w:val="single" w:sz="4" w:space="1" w:color="auto"/>
        </w:pBdr>
        <w:spacing w:before="240" w:after="0" w:line="240" w:lineRule="auto"/>
        <w:rPr>
          <w:rFonts w:ascii="Calibri" w:eastAsia="Calibri" w:hAnsi="Calibri" w:cs="Times New Roman"/>
          <w:color w:val="00212F" w:themeColor="text2" w:themeShade="BF"/>
          <w:sz w:val="28"/>
        </w:rPr>
      </w:pPr>
      <w:r w:rsidRPr="00A13D68">
        <w:rPr>
          <w:rFonts w:ascii="Calibri" w:eastAsia="Calibri" w:hAnsi="Calibri" w:cs="Times New Roman"/>
          <w:color w:val="00212F" w:themeColor="text2" w:themeShade="BF"/>
          <w:sz w:val="28"/>
        </w:rPr>
        <w:t xml:space="preserve">Notes </w:t>
      </w:r>
    </w:p>
    <w:p w14:paraId="7E251DD4" w14:textId="77777777" w:rsidR="00C47D83" w:rsidRPr="00A4684E" w:rsidRDefault="00C47D83" w:rsidP="00C47D83">
      <w:pPr>
        <w:spacing w:before="240" w:after="0" w:line="240" w:lineRule="auto"/>
        <w:rPr>
          <w:rFonts w:ascii="Calibri" w:eastAsia="Calibri" w:hAnsi="Calibri" w:cs="Times New Roman"/>
          <w:b/>
          <w:sz w:val="20"/>
        </w:rPr>
      </w:pPr>
      <w:r w:rsidRPr="00A4684E">
        <w:rPr>
          <w:rFonts w:ascii="Calibri" w:eastAsia="Calibri" w:hAnsi="Calibri" w:cs="Times New Roman"/>
          <w:b/>
          <w:sz w:val="20"/>
        </w:rPr>
        <w:t>Changes to Work Order</w:t>
      </w:r>
    </w:p>
    <w:p w14:paraId="1E3F9D24" w14:textId="6DF4124B" w:rsidR="00C47D83" w:rsidRPr="00A4684E" w:rsidRDefault="00C47D83" w:rsidP="00C47D83">
      <w:pPr>
        <w:spacing w:after="0"/>
        <w:rPr>
          <w:rFonts w:ascii="Calibri" w:eastAsia="Calibri" w:hAnsi="Calibri" w:cs="Calibri"/>
          <w:sz w:val="20"/>
        </w:rPr>
      </w:pPr>
      <w:r w:rsidRPr="00A4684E">
        <w:rPr>
          <w:rFonts w:ascii="Calibri" w:eastAsia="Calibri" w:hAnsi="Calibri" w:cs="Calibri"/>
          <w:sz w:val="20"/>
        </w:rPr>
        <w:t>Minor changes to the Work Order may be made if agreed in writing between the Panel Member and the Department of</w:t>
      </w:r>
      <w:r>
        <w:rPr>
          <w:rFonts w:ascii="Calibri" w:eastAsia="Calibri" w:hAnsi="Calibri" w:cs="Calibri"/>
          <w:sz w:val="20"/>
        </w:rPr>
        <w:t xml:space="preserve"> </w:t>
      </w:r>
      <w:r w:rsidR="00E4378E">
        <w:rPr>
          <w:rFonts w:ascii="Calibri" w:eastAsia="Calibri" w:hAnsi="Calibri" w:cs="Calibri"/>
          <w:sz w:val="20"/>
        </w:rPr>
        <w:t>Employment and Workplace Relations</w:t>
      </w:r>
      <w:r>
        <w:rPr>
          <w:rFonts w:ascii="Calibri" w:eastAsia="Calibri" w:hAnsi="Calibri" w:cs="Calibri"/>
          <w:sz w:val="20"/>
        </w:rPr>
        <w:t xml:space="preserve"> or [</w:t>
      </w:r>
      <w:r w:rsidRPr="001C5262">
        <w:rPr>
          <w:rFonts w:ascii="Calibri" w:eastAsia="Calibri" w:hAnsi="Calibri" w:cs="Calibri"/>
          <w:sz w:val="20"/>
          <w:highlight w:val="yellow"/>
        </w:rPr>
        <w:t>insert department name</w:t>
      </w:r>
      <w:r>
        <w:rPr>
          <w:rFonts w:ascii="Calibri" w:eastAsia="Calibri" w:hAnsi="Calibri" w:cs="Calibri"/>
          <w:sz w:val="20"/>
        </w:rPr>
        <w:t>]</w:t>
      </w:r>
      <w:r w:rsidRPr="00A4684E">
        <w:rPr>
          <w:rFonts w:ascii="Calibri" w:eastAsia="Calibri" w:hAnsi="Calibri" w:cs="Calibri"/>
          <w:sz w:val="20"/>
        </w:rPr>
        <w:t>. Major changes to the scope or methodology, payments or Work Order end date must be made through an agreed Work Order Variation.</w:t>
      </w:r>
    </w:p>
    <w:p w14:paraId="097C2142" w14:textId="77777777" w:rsidR="00C47D83" w:rsidRPr="00A4684E" w:rsidRDefault="00C47D83" w:rsidP="00C47D83">
      <w:pPr>
        <w:spacing w:before="240" w:after="0"/>
        <w:rPr>
          <w:rFonts w:ascii="Calibri" w:eastAsia="Calibri" w:hAnsi="Calibri" w:cs="Calibri"/>
          <w:b/>
          <w:sz w:val="20"/>
        </w:rPr>
      </w:pPr>
      <w:r w:rsidRPr="00A4684E">
        <w:rPr>
          <w:rFonts w:ascii="Calibri" w:eastAsia="Calibri" w:hAnsi="Calibri" w:cs="Calibri"/>
          <w:b/>
          <w:sz w:val="20"/>
        </w:rPr>
        <w:t>Additional/optional items</w:t>
      </w:r>
    </w:p>
    <w:p w14:paraId="7DCC2E26" w14:textId="148D7B4F" w:rsidR="0051210B" w:rsidRPr="00E16E5F" w:rsidRDefault="00C47D83" w:rsidP="00E16E5F">
      <w:pPr>
        <w:spacing w:after="0"/>
        <w:rPr>
          <w:rFonts w:ascii="Calibri" w:eastAsia="Calibri" w:hAnsi="Calibri" w:cs="Calibri"/>
          <w:sz w:val="20"/>
        </w:rPr>
      </w:pPr>
      <w:r w:rsidRPr="00A4684E">
        <w:rPr>
          <w:rFonts w:ascii="Calibri" w:eastAsia="Calibri" w:hAnsi="Calibri" w:cs="Calibri"/>
          <w:sz w:val="20"/>
        </w:rPr>
        <w:t xml:space="preserve">Any additional/optional items included in the quote must be negotiated before the Work Order is finalised and included as appropriate with the relevant conditions for approval and payment. </w:t>
      </w:r>
    </w:p>
    <w:p w14:paraId="02E913CF" w14:textId="4C734934" w:rsidR="00C47D83" w:rsidRPr="00A4684E" w:rsidRDefault="00C47D83" w:rsidP="00C47D83">
      <w:pPr>
        <w:spacing w:before="240" w:after="0"/>
        <w:rPr>
          <w:rFonts w:ascii="Calibri" w:eastAsia="Calibri" w:hAnsi="Calibri" w:cs="Calibri"/>
          <w:b/>
          <w:sz w:val="20"/>
        </w:rPr>
      </w:pPr>
      <w:r w:rsidRPr="00A4684E">
        <w:rPr>
          <w:rFonts w:ascii="Calibri" w:eastAsia="Calibri" w:hAnsi="Calibri" w:cs="Calibri"/>
          <w:b/>
          <w:sz w:val="20"/>
        </w:rPr>
        <w:t>Other expenses</w:t>
      </w:r>
    </w:p>
    <w:p w14:paraId="42A992A3" w14:textId="77777777" w:rsidR="00C47D83" w:rsidRPr="00A4684E" w:rsidRDefault="00C47D83" w:rsidP="00C47D83">
      <w:pPr>
        <w:numPr>
          <w:ilvl w:val="0"/>
          <w:numId w:val="28"/>
        </w:numPr>
        <w:spacing w:after="0"/>
        <w:ind w:left="567" w:hanging="425"/>
        <w:contextualSpacing/>
        <w:rPr>
          <w:rFonts w:ascii="Calibri" w:eastAsia="Calibri" w:hAnsi="Calibri" w:cs="Calibri"/>
          <w:sz w:val="20"/>
        </w:rPr>
      </w:pPr>
      <w:r w:rsidRPr="00A4684E">
        <w:rPr>
          <w:rFonts w:ascii="Calibri" w:eastAsia="Calibri" w:hAnsi="Calibri" w:cs="Calibri"/>
          <w:sz w:val="20"/>
        </w:rPr>
        <w:t>All ‘other expenses’ must be included in the above table. Funds budgeted and approved against specific line items cannot be moved to other items without agreement in writing. Funds expended above the accepted budget and line item will not be reimbursed.</w:t>
      </w:r>
    </w:p>
    <w:p w14:paraId="7E6B5805" w14:textId="77777777" w:rsidR="00C47D83" w:rsidRPr="00A4684E" w:rsidRDefault="00C47D83" w:rsidP="00C47D83">
      <w:pPr>
        <w:numPr>
          <w:ilvl w:val="0"/>
          <w:numId w:val="28"/>
        </w:numPr>
        <w:spacing w:after="0"/>
        <w:ind w:left="567" w:hanging="425"/>
        <w:rPr>
          <w:rFonts w:ascii="Calibri" w:hAnsi="Calibri" w:cs="Calibri"/>
          <w:iCs/>
          <w:sz w:val="20"/>
          <w:szCs w:val="20"/>
        </w:rPr>
      </w:pPr>
      <w:r w:rsidRPr="00A4684E">
        <w:rPr>
          <w:rFonts w:ascii="Calibri" w:hAnsi="Calibri" w:cs="Calibri"/>
          <w:iCs/>
          <w:sz w:val="20"/>
          <w:szCs w:val="20"/>
        </w:rPr>
        <w:t>All approved other expenses are to be paid for up front by the Panel Member and reimbursement sought with a correctly rendered tax invoice and supporting receipts/invoices with the approved rates and description for all items claimed. Invoices must be clearly itemised.</w:t>
      </w:r>
    </w:p>
    <w:p w14:paraId="771CC2BB" w14:textId="77777777" w:rsidR="00C47D83" w:rsidRPr="00A4684E" w:rsidRDefault="00C47D83" w:rsidP="00C47D83">
      <w:pPr>
        <w:spacing w:before="240" w:after="0" w:line="240" w:lineRule="auto"/>
        <w:rPr>
          <w:rFonts w:ascii="Calibri" w:eastAsia="Calibri" w:hAnsi="Calibri" w:cs="Times New Roman"/>
          <w:b/>
          <w:sz w:val="20"/>
        </w:rPr>
      </w:pPr>
      <w:r w:rsidRPr="00A4684E">
        <w:rPr>
          <w:rFonts w:ascii="Calibri" w:eastAsia="Calibri" w:hAnsi="Calibri" w:cs="Times New Roman"/>
          <w:b/>
          <w:sz w:val="20"/>
        </w:rPr>
        <w:t>Travel</w:t>
      </w:r>
    </w:p>
    <w:p w14:paraId="25677725" w14:textId="77777777" w:rsidR="00C47D83" w:rsidRPr="00A4684E" w:rsidRDefault="00C47D83" w:rsidP="00C47D83">
      <w:pPr>
        <w:numPr>
          <w:ilvl w:val="0"/>
          <w:numId w:val="27"/>
        </w:numPr>
        <w:spacing w:after="0"/>
        <w:ind w:hanging="388"/>
        <w:rPr>
          <w:rFonts w:ascii="Calibri" w:hAnsi="Calibri" w:cs="Calibri"/>
          <w:iCs/>
          <w:sz w:val="20"/>
          <w:szCs w:val="20"/>
        </w:rPr>
      </w:pPr>
      <w:r w:rsidRPr="00A4684E">
        <w:rPr>
          <w:rFonts w:ascii="Calibri" w:hAnsi="Calibri" w:cs="Calibri"/>
          <w:iCs/>
          <w:sz w:val="20"/>
          <w:szCs w:val="20"/>
        </w:rPr>
        <w:t>Where Panel Members are requi</w:t>
      </w:r>
      <w:r>
        <w:rPr>
          <w:rFonts w:ascii="Calibri" w:hAnsi="Calibri" w:cs="Calibri"/>
          <w:iCs/>
          <w:sz w:val="20"/>
          <w:szCs w:val="20"/>
        </w:rPr>
        <w:t>red to travel on behalf of the d</w:t>
      </w:r>
      <w:r w:rsidRPr="00A4684E">
        <w:rPr>
          <w:rFonts w:ascii="Calibri" w:hAnsi="Calibri" w:cs="Calibri"/>
          <w:iCs/>
          <w:sz w:val="20"/>
          <w:szCs w:val="20"/>
        </w:rPr>
        <w:t>epartment/</w:t>
      </w:r>
      <w:r>
        <w:rPr>
          <w:rFonts w:ascii="Calibri" w:hAnsi="Calibri" w:cs="Calibri"/>
          <w:iCs/>
          <w:sz w:val="20"/>
          <w:szCs w:val="20"/>
        </w:rPr>
        <w:t>a</w:t>
      </w:r>
      <w:r w:rsidRPr="00A4684E">
        <w:rPr>
          <w:rFonts w:ascii="Calibri" w:hAnsi="Calibri" w:cs="Calibri"/>
          <w:iCs/>
          <w:sz w:val="20"/>
          <w:szCs w:val="20"/>
        </w:rPr>
        <w:t>gency, the following travel payments and processes will apply.</w:t>
      </w:r>
    </w:p>
    <w:p w14:paraId="0D529FFC" w14:textId="77777777" w:rsidR="00C47D83" w:rsidRPr="00A4684E" w:rsidRDefault="00C47D83" w:rsidP="00C47D83">
      <w:pPr>
        <w:numPr>
          <w:ilvl w:val="0"/>
          <w:numId w:val="27"/>
        </w:numPr>
        <w:spacing w:after="0"/>
        <w:ind w:hanging="388"/>
        <w:rPr>
          <w:rFonts w:ascii="Calibri" w:hAnsi="Calibri" w:cs="Calibri"/>
          <w:iCs/>
          <w:sz w:val="20"/>
          <w:szCs w:val="20"/>
        </w:rPr>
      </w:pPr>
      <w:r w:rsidRPr="00A4684E">
        <w:rPr>
          <w:rFonts w:ascii="Calibri" w:hAnsi="Calibri" w:cs="Calibri"/>
          <w:iCs/>
          <w:sz w:val="20"/>
          <w:szCs w:val="20"/>
        </w:rPr>
        <w:t>All travel will be conducted in line with the department’s travel policy for non-SES employee travel that includes economy airfares only at the lowest practical airfare for the day and non-SES travel rates for all meals, accommodation and incidental expenses. Expenses outside the non-SES rates will not be paid and will be responsibility of the Panel Member. A copy of the relevant rates can be supplied on request.</w:t>
      </w:r>
    </w:p>
    <w:p w14:paraId="35D03C59" w14:textId="77777777" w:rsidR="00C47D83" w:rsidRPr="00A4684E" w:rsidRDefault="00C47D83" w:rsidP="00C47D83">
      <w:pPr>
        <w:numPr>
          <w:ilvl w:val="0"/>
          <w:numId w:val="27"/>
        </w:numPr>
        <w:spacing w:after="0"/>
        <w:ind w:hanging="388"/>
        <w:rPr>
          <w:rFonts w:ascii="Calibri" w:hAnsi="Calibri" w:cs="Calibri"/>
          <w:iCs/>
          <w:sz w:val="20"/>
          <w:szCs w:val="20"/>
        </w:rPr>
      </w:pPr>
      <w:r w:rsidRPr="00A4684E">
        <w:rPr>
          <w:rFonts w:ascii="Calibri" w:hAnsi="Calibri" w:cs="Calibri"/>
          <w:iCs/>
          <w:sz w:val="20"/>
          <w:szCs w:val="20"/>
        </w:rPr>
        <w:t xml:space="preserve">All approved travel is to be paid for up front and reimbursement sought with a </w:t>
      </w:r>
      <w:r w:rsidRPr="007D61AA">
        <w:rPr>
          <w:rFonts w:ascii="Calibri" w:hAnsi="Calibri" w:cs="Calibri"/>
          <w:iCs/>
          <w:sz w:val="20"/>
          <w:szCs w:val="20"/>
        </w:rPr>
        <w:t xml:space="preserve">correctly rendered tax invoice </w:t>
      </w:r>
      <w:r w:rsidRPr="00A4684E">
        <w:rPr>
          <w:rFonts w:ascii="Calibri" w:hAnsi="Calibri" w:cs="Calibri"/>
          <w:iCs/>
          <w:sz w:val="20"/>
          <w:szCs w:val="20"/>
        </w:rPr>
        <w:t>and supporting receipts/invoices with the approved rates and description for all items claimed.</w:t>
      </w:r>
    </w:p>
    <w:p w14:paraId="10A7E5D8" w14:textId="77777777" w:rsidR="00C47D83" w:rsidRPr="00A4684E" w:rsidRDefault="00C47D83" w:rsidP="00C47D83">
      <w:pPr>
        <w:numPr>
          <w:ilvl w:val="0"/>
          <w:numId w:val="27"/>
        </w:numPr>
        <w:spacing w:after="0"/>
        <w:ind w:hanging="388"/>
        <w:rPr>
          <w:rFonts w:ascii="Calibri" w:hAnsi="Calibri" w:cs="Calibri"/>
          <w:iCs/>
          <w:sz w:val="20"/>
          <w:szCs w:val="20"/>
        </w:rPr>
      </w:pPr>
      <w:r w:rsidRPr="00A4684E">
        <w:rPr>
          <w:rFonts w:ascii="Calibri" w:hAnsi="Calibri" w:cs="Calibri"/>
          <w:iCs/>
          <w:sz w:val="20"/>
          <w:szCs w:val="20"/>
        </w:rPr>
        <w:t>Disallowable expenses – the following will not be reimbursed:</w:t>
      </w:r>
    </w:p>
    <w:p w14:paraId="14295C33" w14:textId="3E15113A" w:rsidR="00C47D83" w:rsidRPr="00A4684E" w:rsidRDefault="00C47D83" w:rsidP="00C47D83">
      <w:pPr>
        <w:numPr>
          <w:ilvl w:val="0"/>
          <w:numId w:val="29"/>
        </w:numPr>
        <w:spacing w:after="0"/>
        <w:rPr>
          <w:rFonts w:ascii="Calibri" w:hAnsi="Calibri" w:cs="Calibri"/>
          <w:iCs/>
          <w:sz w:val="20"/>
          <w:szCs w:val="20"/>
        </w:rPr>
      </w:pPr>
      <w:r w:rsidRPr="00A4684E">
        <w:rPr>
          <w:rFonts w:ascii="Calibri" w:hAnsi="Calibri" w:cs="Calibri"/>
          <w:iCs/>
          <w:sz w:val="20"/>
          <w:szCs w:val="20"/>
        </w:rPr>
        <w:t>Non-business-related items (such as personal phone calls, mi</w:t>
      </w:r>
      <w:r>
        <w:rPr>
          <w:rFonts w:ascii="Calibri" w:hAnsi="Calibri" w:cs="Calibri"/>
          <w:iCs/>
          <w:sz w:val="20"/>
          <w:szCs w:val="20"/>
        </w:rPr>
        <w:t xml:space="preserve">ni-bar expenses, laundry costs </w:t>
      </w:r>
      <w:r w:rsidRPr="00A4684E">
        <w:rPr>
          <w:rFonts w:ascii="Calibri" w:hAnsi="Calibri" w:cs="Calibri"/>
          <w:iCs/>
          <w:sz w:val="20"/>
          <w:szCs w:val="20"/>
        </w:rPr>
        <w:t>etc.)</w:t>
      </w:r>
    </w:p>
    <w:p w14:paraId="11C2C402" w14:textId="77777777" w:rsidR="00C47D83" w:rsidRPr="00A4684E" w:rsidRDefault="00C47D83" w:rsidP="00C47D83">
      <w:pPr>
        <w:numPr>
          <w:ilvl w:val="0"/>
          <w:numId w:val="29"/>
        </w:numPr>
        <w:spacing w:after="0"/>
        <w:rPr>
          <w:rFonts w:ascii="Calibri" w:hAnsi="Calibri" w:cs="Calibri"/>
          <w:iCs/>
          <w:sz w:val="20"/>
          <w:szCs w:val="20"/>
        </w:rPr>
      </w:pPr>
      <w:r w:rsidRPr="00A4684E">
        <w:rPr>
          <w:rFonts w:ascii="Calibri" w:hAnsi="Calibri" w:cs="Calibri"/>
          <w:iCs/>
          <w:sz w:val="20"/>
          <w:szCs w:val="20"/>
        </w:rPr>
        <w:t>Accommodation costs that have been met by another person or entity</w:t>
      </w:r>
    </w:p>
    <w:p w14:paraId="77E62C08" w14:textId="77777777" w:rsidR="00C47D83" w:rsidRPr="00A4684E" w:rsidRDefault="00C47D83" w:rsidP="00C47D83">
      <w:pPr>
        <w:numPr>
          <w:ilvl w:val="0"/>
          <w:numId w:val="29"/>
        </w:numPr>
        <w:spacing w:after="0"/>
        <w:rPr>
          <w:rFonts w:ascii="Calibri" w:hAnsi="Calibri" w:cs="Calibri"/>
          <w:iCs/>
          <w:sz w:val="20"/>
          <w:szCs w:val="20"/>
        </w:rPr>
      </w:pPr>
      <w:r w:rsidRPr="00A4684E">
        <w:rPr>
          <w:rFonts w:ascii="Calibri" w:hAnsi="Calibri" w:cs="Calibri"/>
          <w:iCs/>
          <w:sz w:val="20"/>
          <w:szCs w:val="20"/>
        </w:rPr>
        <w:t>Meal costs:</w:t>
      </w:r>
    </w:p>
    <w:p w14:paraId="54342EA8" w14:textId="77777777" w:rsidR="00C47D83" w:rsidRPr="00A4684E" w:rsidRDefault="00C47D83" w:rsidP="00C47D83">
      <w:pPr>
        <w:numPr>
          <w:ilvl w:val="1"/>
          <w:numId w:val="29"/>
        </w:numPr>
        <w:spacing w:after="0"/>
        <w:rPr>
          <w:rFonts w:ascii="Calibri" w:hAnsi="Calibri" w:cs="Calibri"/>
          <w:iCs/>
          <w:sz w:val="20"/>
          <w:szCs w:val="20"/>
        </w:rPr>
      </w:pPr>
      <w:r w:rsidRPr="00A4684E">
        <w:rPr>
          <w:rFonts w:ascii="Calibri" w:hAnsi="Calibri" w:cs="Calibri"/>
          <w:iCs/>
          <w:sz w:val="20"/>
          <w:szCs w:val="20"/>
        </w:rPr>
        <w:t>Where meals are provided at an event being attended</w:t>
      </w:r>
    </w:p>
    <w:p w14:paraId="70EED7B1" w14:textId="77777777" w:rsidR="00C47D83" w:rsidRPr="00A4684E" w:rsidRDefault="00C47D83" w:rsidP="00C47D83">
      <w:pPr>
        <w:numPr>
          <w:ilvl w:val="1"/>
          <w:numId w:val="29"/>
        </w:numPr>
        <w:spacing w:after="0"/>
        <w:rPr>
          <w:rFonts w:ascii="Calibri" w:hAnsi="Calibri" w:cs="Calibri"/>
          <w:iCs/>
          <w:sz w:val="20"/>
          <w:szCs w:val="20"/>
        </w:rPr>
      </w:pPr>
      <w:r w:rsidRPr="00A4684E">
        <w:rPr>
          <w:rFonts w:ascii="Calibri" w:hAnsi="Calibri" w:cs="Calibri"/>
          <w:iCs/>
          <w:sz w:val="20"/>
          <w:szCs w:val="20"/>
        </w:rPr>
        <w:t>That have been met by another person or entity</w:t>
      </w:r>
    </w:p>
    <w:p w14:paraId="15D59A63" w14:textId="77777777" w:rsidR="00C47D83" w:rsidRPr="00A4684E" w:rsidRDefault="00C47D83" w:rsidP="00C47D83">
      <w:pPr>
        <w:numPr>
          <w:ilvl w:val="1"/>
          <w:numId w:val="29"/>
        </w:numPr>
        <w:spacing w:after="0"/>
        <w:rPr>
          <w:rFonts w:ascii="Calibri" w:hAnsi="Calibri" w:cs="Calibri"/>
          <w:iCs/>
          <w:sz w:val="20"/>
          <w:szCs w:val="20"/>
        </w:rPr>
      </w:pPr>
      <w:r w:rsidRPr="00A4684E">
        <w:rPr>
          <w:rFonts w:ascii="Calibri" w:hAnsi="Calibri" w:cs="Calibri"/>
          <w:iCs/>
          <w:sz w:val="20"/>
          <w:szCs w:val="20"/>
        </w:rPr>
        <w:t>Where accommodation costs include meals (even if the meals are sourced elsewhere due to personal preference)</w:t>
      </w:r>
    </w:p>
    <w:p w14:paraId="3E908FD2" w14:textId="77777777" w:rsidR="00C47D83" w:rsidRPr="00A4684E" w:rsidRDefault="00C47D83" w:rsidP="00C47D83">
      <w:pPr>
        <w:numPr>
          <w:ilvl w:val="1"/>
          <w:numId w:val="29"/>
        </w:numPr>
        <w:spacing w:after="0"/>
        <w:rPr>
          <w:rFonts w:ascii="Calibri" w:hAnsi="Calibri" w:cs="Calibri"/>
          <w:iCs/>
          <w:sz w:val="20"/>
          <w:szCs w:val="20"/>
        </w:rPr>
      </w:pPr>
      <w:r w:rsidRPr="00A4684E">
        <w:rPr>
          <w:rFonts w:ascii="Calibri" w:hAnsi="Calibri" w:cs="Calibri"/>
          <w:iCs/>
          <w:sz w:val="20"/>
          <w:szCs w:val="20"/>
        </w:rPr>
        <w:t>Alcoholic beverages of any type</w:t>
      </w:r>
    </w:p>
    <w:p w14:paraId="4AEA4C8C" w14:textId="77777777" w:rsidR="00C47D83" w:rsidRPr="00A4684E" w:rsidRDefault="00C47D83" w:rsidP="00C47D83">
      <w:pPr>
        <w:numPr>
          <w:ilvl w:val="0"/>
          <w:numId w:val="29"/>
        </w:numPr>
        <w:spacing w:after="0"/>
        <w:rPr>
          <w:rFonts w:ascii="Calibri" w:hAnsi="Calibri" w:cs="Calibri"/>
          <w:iCs/>
          <w:sz w:val="20"/>
          <w:szCs w:val="20"/>
        </w:rPr>
      </w:pPr>
      <w:r w:rsidRPr="00A4684E">
        <w:rPr>
          <w:rFonts w:ascii="Calibri" w:hAnsi="Calibri" w:cs="Calibri"/>
          <w:iCs/>
          <w:sz w:val="20"/>
          <w:szCs w:val="20"/>
        </w:rPr>
        <w:t>Airport lounge membership or passes</w:t>
      </w:r>
    </w:p>
    <w:p w14:paraId="198767DC" w14:textId="77777777" w:rsidR="00C47D83" w:rsidRPr="00A4684E" w:rsidRDefault="00C47D83" w:rsidP="00C47D83">
      <w:pPr>
        <w:numPr>
          <w:ilvl w:val="0"/>
          <w:numId w:val="29"/>
        </w:numPr>
        <w:spacing w:after="0"/>
        <w:rPr>
          <w:rFonts w:ascii="Calibri" w:hAnsi="Calibri" w:cs="Calibri"/>
          <w:iCs/>
          <w:sz w:val="20"/>
          <w:szCs w:val="20"/>
        </w:rPr>
      </w:pPr>
      <w:r w:rsidRPr="00A4684E">
        <w:rPr>
          <w:rFonts w:ascii="Calibri" w:hAnsi="Calibri" w:cs="Calibri"/>
          <w:iCs/>
          <w:sz w:val="20"/>
          <w:szCs w:val="20"/>
        </w:rPr>
        <w:t>Excess baggage</w:t>
      </w:r>
      <w:r>
        <w:rPr>
          <w:rFonts w:ascii="Calibri" w:hAnsi="Calibri" w:cs="Calibri"/>
          <w:iCs/>
          <w:sz w:val="20"/>
          <w:szCs w:val="20"/>
        </w:rPr>
        <w:t>, unless specifically approved by the department</w:t>
      </w:r>
    </w:p>
    <w:p w14:paraId="7AA823F5" w14:textId="77777777" w:rsidR="00C47D83" w:rsidRPr="00A4684E" w:rsidRDefault="00C47D83" w:rsidP="00C47D83">
      <w:pPr>
        <w:numPr>
          <w:ilvl w:val="0"/>
          <w:numId w:val="29"/>
        </w:numPr>
        <w:spacing w:after="0"/>
        <w:rPr>
          <w:rFonts w:ascii="Calibri" w:hAnsi="Calibri" w:cs="Calibri"/>
          <w:iCs/>
          <w:sz w:val="20"/>
          <w:szCs w:val="20"/>
        </w:rPr>
      </w:pPr>
      <w:r w:rsidRPr="00A4684E">
        <w:rPr>
          <w:rFonts w:ascii="Calibri" w:hAnsi="Calibri" w:cs="Calibri"/>
          <w:iCs/>
          <w:sz w:val="20"/>
          <w:szCs w:val="20"/>
        </w:rPr>
        <w:t>Accompanied travel</w:t>
      </w:r>
    </w:p>
    <w:p w14:paraId="1F786152" w14:textId="77777777" w:rsidR="00C47D83" w:rsidRPr="00A4684E" w:rsidRDefault="00C47D83" w:rsidP="00C47D83">
      <w:pPr>
        <w:numPr>
          <w:ilvl w:val="0"/>
          <w:numId w:val="29"/>
        </w:numPr>
        <w:spacing w:after="0"/>
        <w:rPr>
          <w:rFonts w:ascii="Calibri" w:hAnsi="Calibri" w:cs="Calibri"/>
          <w:iCs/>
          <w:sz w:val="20"/>
          <w:szCs w:val="20"/>
        </w:rPr>
      </w:pPr>
      <w:r w:rsidRPr="00A4684E">
        <w:rPr>
          <w:rFonts w:ascii="Calibri" w:hAnsi="Calibri" w:cs="Calibri"/>
          <w:iCs/>
          <w:sz w:val="20"/>
          <w:szCs w:val="20"/>
        </w:rPr>
        <w:t>Compensation for non-commercial accommodation such as staying with a family member or friend</w:t>
      </w:r>
    </w:p>
    <w:p w14:paraId="1C795250" w14:textId="4942B822" w:rsidR="00C47D83" w:rsidRDefault="00C47D83" w:rsidP="00F927AE"/>
    <w:p w14:paraId="1F9ED6EE" w14:textId="2BA8357D" w:rsidR="00C47D83" w:rsidRDefault="00C47D83">
      <w:pPr>
        <w:spacing w:after="160" w:line="259" w:lineRule="auto"/>
      </w:pPr>
      <w:r>
        <w:br w:type="page"/>
      </w:r>
    </w:p>
    <w:p w14:paraId="31C01C95" w14:textId="6EE7921A" w:rsidR="00C47D83" w:rsidRDefault="00C47D83" w:rsidP="00C47D83">
      <w:pPr>
        <w:rPr>
          <w:rFonts w:cstheme="minorHAnsi"/>
          <w:b/>
          <w:color w:val="FFFFFF" w:themeColor="background1"/>
        </w:rPr>
      </w:pPr>
      <w:r w:rsidRPr="001E01AB">
        <w:rPr>
          <w:rFonts w:cstheme="minorHAnsi"/>
          <w:b/>
          <w:color w:val="FFFFFF" w:themeColor="background1"/>
          <w:highlight w:val="red"/>
        </w:rPr>
        <w:t>TO BE POPULATED BY THE PANEL MEMBER</w:t>
      </w:r>
      <w:r w:rsidR="004A068A">
        <w:rPr>
          <w:rFonts w:cstheme="minorHAnsi"/>
          <w:b/>
          <w:color w:val="FFFFFF" w:themeColor="background1"/>
        </w:rPr>
        <w:t xml:space="preserve"> </w:t>
      </w:r>
    </w:p>
    <w:p w14:paraId="44DCE0F6" w14:textId="7B8D1520" w:rsidR="00BF0D5E" w:rsidRPr="00BF0D5E" w:rsidRDefault="00BF0D5E" w:rsidP="00C47D83">
      <w:pPr>
        <w:rPr>
          <w:rFonts w:cstheme="minorHAnsi"/>
          <w:b/>
          <w:color w:val="000000" w:themeColor="text1"/>
        </w:rPr>
      </w:pPr>
      <w:r w:rsidRPr="00BF0D5E">
        <w:rPr>
          <w:rFonts w:cstheme="minorHAnsi"/>
          <w:b/>
          <w:color w:val="000000" w:themeColor="text1"/>
          <w:highlight w:val="yellow"/>
        </w:rPr>
        <w:t>ATTACHMENT C IS NOT MANDATORY IF THE TEAM MANAGING THE PROCUREMENT THINKS IT’S NOT APPLICABLE FOR THEIR REQUIREMENT</w:t>
      </w:r>
    </w:p>
    <w:p w14:paraId="2019E294" w14:textId="77777777" w:rsidR="0051210B" w:rsidRPr="00A4684E" w:rsidRDefault="0051210B" w:rsidP="0051210B">
      <w:pPr>
        <w:pStyle w:val="ScheduleL1"/>
        <w:numPr>
          <w:ilvl w:val="0"/>
          <w:numId w:val="0"/>
        </w:numPr>
        <w:pBdr>
          <w:bottom w:val="single" w:sz="4" w:space="3" w:color="auto"/>
        </w:pBdr>
        <w:rPr>
          <w:rFonts w:asciiTheme="minorHAnsi" w:hAnsiTheme="minorHAnsi" w:cstheme="minorHAnsi"/>
        </w:rPr>
      </w:pPr>
      <w:r w:rsidRPr="00A4684E">
        <w:rPr>
          <w:rFonts w:asciiTheme="minorHAnsi" w:hAnsiTheme="minorHAnsi" w:cstheme="minorHAnsi"/>
        </w:rPr>
        <w:t>Attachment C – Key Milestones/Deliverables and Payment Schedule</w:t>
      </w:r>
    </w:p>
    <w:p w14:paraId="10C3F9E6" w14:textId="77777777" w:rsidR="0051210B" w:rsidRPr="001E01AB" w:rsidRDefault="0051210B" w:rsidP="0051210B">
      <w:pPr>
        <w:pStyle w:val="PlainParagraph"/>
        <w:spacing w:before="0" w:after="0"/>
        <w:ind w:left="0"/>
        <w:rPr>
          <w:rFonts w:asciiTheme="minorHAnsi" w:hAnsiTheme="minorHAnsi" w:cstheme="minorHAnsi"/>
          <w:iCs/>
          <w:lang w:eastAsia="zh-CN" w:bidi="th-TH"/>
        </w:rPr>
      </w:pPr>
      <w:r w:rsidRPr="001E01AB">
        <w:rPr>
          <w:rFonts w:asciiTheme="minorHAnsi" w:hAnsiTheme="minorHAnsi" w:cstheme="minorHAnsi"/>
          <w:iCs/>
          <w:lang w:eastAsia="zh-CN" w:bidi="th-TH"/>
        </w:rPr>
        <w:t>Please complete the below table, noting the following:</w:t>
      </w:r>
    </w:p>
    <w:p w14:paraId="4956AD38" w14:textId="77777777" w:rsidR="0051210B" w:rsidRPr="001E01AB" w:rsidRDefault="0051210B" w:rsidP="0051210B">
      <w:pPr>
        <w:pStyle w:val="PlainParagraph"/>
        <w:numPr>
          <w:ilvl w:val="0"/>
          <w:numId w:val="26"/>
        </w:numPr>
        <w:spacing w:before="0" w:after="0"/>
        <w:rPr>
          <w:rFonts w:asciiTheme="minorHAnsi" w:hAnsiTheme="minorHAnsi" w:cstheme="minorHAnsi"/>
          <w:iCs/>
          <w:lang w:eastAsia="zh-CN" w:bidi="th-TH"/>
        </w:rPr>
      </w:pPr>
      <w:r>
        <w:rPr>
          <w:rFonts w:asciiTheme="minorHAnsi" w:hAnsiTheme="minorHAnsi" w:cstheme="minorHAnsi"/>
          <w:iCs/>
          <w:lang w:eastAsia="zh-CN" w:bidi="th-TH"/>
        </w:rPr>
        <w:t>The key milestones/deliverables and their due dates may already be set by the project team as part of the RFQ. Proposed changes can be made to these via negotiation with the project team.</w:t>
      </w:r>
    </w:p>
    <w:p w14:paraId="1D400DD2" w14:textId="77777777" w:rsidR="0051210B" w:rsidRPr="00B24B71" w:rsidRDefault="0051210B" w:rsidP="0051210B">
      <w:pPr>
        <w:pStyle w:val="PlainParagraph"/>
        <w:numPr>
          <w:ilvl w:val="0"/>
          <w:numId w:val="26"/>
        </w:numPr>
        <w:spacing w:before="0" w:after="0"/>
        <w:rPr>
          <w:rFonts w:asciiTheme="minorHAnsi" w:hAnsiTheme="minorHAnsi" w:cstheme="minorHAnsi"/>
          <w:iCs/>
          <w:lang w:eastAsia="zh-CN" w:bidi="th-TH"/>
        </w:rPr>
      </w:pPr>
      <w:r>
        <w:rPr>
          <w:rFonts w:asciiTheme="minorHAnsi" w:hAnsiTheme="minorHAnsi" w:cstheme="minorHAnsi"/>
          <w:iCs/>
          <w:lang w:eastAsia="zh-CN" w:bidi="th-TH"/>
        </w:rPr>
        <w:t>T</w:t>
      </w:r>
      <w:r w:rsidRPr="00B24B71">
        <w:rPr>
          <w:rFonts w:asciiTheme="minorHAnsi" w:hAnsiTheme="minorHAnsi" w:cstheme="minorHAnsi"/>
          <w:iCs/>
          <w:lang w:eastAsia="zh-CN" w:bidi="th-TH"/>
        </w:rPr>
        <w:t xml:space="preserve">he components and dollar amounts should be consistent with the breakdowns provided in </w:t>
      </w:r>
      <w:r w:rsidRPr="00B24B71">
        <w:rPr>
          <w:rFonts w:asciiTheme="minorHAnsi" w:hAnsiTheme="minorHAnsi" w:cstheme="minorHAnsi"/>
          <w:b/>
          <w:iCs/>
          <w:lang w:eastAsia="zh-CN" w:bidi="th-TH"/>
        </w:rPr>
        <w:t>Attachment B</w:t>
      </w:r>
      <w:r>
        <w:rPr>
          <w:rFonts w:asciiTheme="minorHAnsi" w:hAnsiTheme="minorHAnsi" w:cstheme="minorHAnsi"/>
          <w:b/>
          <w:iCs/>
          <w:lang w:eastAsia="zh-CN" w:bidi="th-TH"/>
        </w:rPr>
        <w:t>.</w:t>
      </w:r>
      <w:r w:rsidRPr="00B24B71">
        <w:rPr>
          <w:rFonts w:asciiTheme="minorHAnsi" w:hAnsiTheme="minorHAnsi" w:cstheme="minorHAnsi"/>
          <w:iCs/>
          <w:lang w:eastAsia="zh-CN" w:bidi="th-TH"/>
        </w:rPr>
        <w:t xml:space="preserve"> </w:t>
      </w:r>
    </w:p>
    <w:p w14:paraId="3D5EE7EA" w14:textId="77777777" w:rsidR="0051210B" w:rsidRPr="00B24B71" w:rsidRDefault="0051210B" w:rsidP="0051210B">
      <w:pPr>
        <w:pStyle w:val="PlainParagraph"/>
        <w:numPr>
          <w:ilvl w:val="0"/>
          <w:numId w:val="26"/>
        </w:numPr>
        <w:spacing w:before="0" w:after="0"/>
        <w:rPr>
          <w:rFonts w:asciiTheme="minorHAnsi" w:hAnsiTheme="minorHAnsi" w:cstheme="minorHAnsi"/>
          <w:iCs/>
          <w:lang w:eastAsia="zh-CN" w:bidi="th-TH"/>
        </w:rPr>
      </w:pPr>
      <w:r>
        <w:rPr>
          <w:rFonts w:asciiTheme="minorHAnsi" w:hAnsiTheme="minorHAnsi" w:cstheme="minorHAnsi"/>
          <w:iCs/>
          <w:lang w:eastAsia="zh-CN" w:bidi="th-TH"/>
        </w:rPr>
        <w:t>M</w:t>
      </w:r>
      <w:r w:rsidRPr="00B24B71">
        <w:rPr>
          <w:rFonts w:asciiTheme="minorHAnsi" w:hAnsiTheme="minorHAnsi" w:cstheme="minorHAnsi"/>
          <w:iCs/>
          <w:lang w:eastAsia="zh-CN" w:bidi="th-TH"/>
        </w:rPr>
        <w:t>ilestone payments should be attached to project components only – other expenses are to be invoiced separately and reimbursed upon production of appropriate receipts to the value expended</w:t>
      </w:r>
      <w:r>
        <w:rPr>
          <w:rFonts w:asciiTheme="minorHAnsi" w:hAnsiTheme="minorHAnsi" w:cstheme="minorHAnsi"/>
          <w:iCs/>
          <w:lang w:eastAsia="zh-CN" w:bidi="th-TH"/>
        </w:rPr>
        <w:t>.</w:t>
      </w:r>
    </w:p>
    <w:p w14:paraId="7CF3BF71" w14:textId="77777777" w:rsidR="0051210B" w:rsidRPr="00680D2E" w:rsidRDefault="0051210B" w:rsidP="0051210B">
      <w:pPr>
        <w:pStyle w:val="PlainParagraph"/>
        <w:numPr>
          <w:ilvl w:val="0"/>
          <w:numId w:val="26"/>
        </w:numPr>
        <w:spacing w:before="0" w:after="0"/>
        <w:rPr>
          <w:rFonts w:asciiTheme="minorHAnsi" w:hAnsiTheme="minorHAnsi" w:cstheme="minorHAnsi"/>
          <w:iCs/>
          <w:lang w:eastAsia="zh-CN" w:bidi="th-TH"/>
        </w:rPr>
      </w:pPr>
      <w:r>
        <w:rPr>
          <w:rFonts w:asciiTheme="minorHAnsi" w:hAnsiTheme="minorHAnsi" w:cstheme="minorHAnsi"/>
          <w:iCs/>
          <w:lang w:eastAsia="zh-CN" w:bidi="th-TH"/>
        </w:rPr>
        <w:t>The first milestone payment should not be more than 10% in value of the overall work order total (excluding other expenses).</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709"/>
        <w:gridCol w:w="2552"/>
        <w:gridCol w:w="1134"/>
        <w:gridCol w:w="1275"/>
        <w:gridCol w:w="1181"/>
        <w:gridCol w:w="1181"/>
        <w:gridCol w:w="1182"/>
      </w:tblGrid>
      <w:tr w:rsidR="0051210B" w:rsidRPr="0051210B" w14:paraId="2C056968" w14:textId="77777777" w:rsidTr="0051210B">
        <w:tc>
          <w:tcPr>
            <w:tcW w:w="9781" w:type="dxa"/>
            <w:gridSpan w:val="8"/>
            <w:shd w:val="clear" w:color="auto" w:fill="404046"/>
          </w:tcPr>
          <w:p w14:paraId="2A7C42DF" w14:textId="77777777" w:rsidR="0051210B" w:rsidRPr="0051210B" w:rsidRDefault="0051210B">
            <w:pPr>
              <w:keepNext/>
              <w:keepLines/>
              <w:spacing w:before="40" w:after="40" w:line="240" w:lineRule="auto"/>
              <w:rPr>
                <w:rFonts w:ascii="Calibri" w:eastAsia="Calibri" w:hAnsi="Calibri" w:cs="Calibri"/>
                <w:b/>
                <w:smallCaps/>
                <w:color w:val="FFFFFF" w:themeColor="background1"/>
                <w:sz w:val="24"/>
                <w:szCs w:val="20"/>
              </w:rPr>
            </w:pPr>
            <w:r w:rsidRPr="0051210B">
              <w:rPr>
                <w:rFonts w:ascii="Calibri" w:eastAsia="Calibri" w:hAnsi="Calibri" w:cs="Calibri"/>
                <w:b/>
                <w:smallCaps/>
                <w:color w:val="FFFFFF" w:themeColor="background1"/>
                <w:sz w:val="24"/>
                <w:szCs w:val="20"/>
              </w:rPr>
              <w:t>Deliverables and Payment Schedule</w:t>
            </w:r>
          </w:p>
          <w:p w14:paraId="7C1E2885" w14:textId="77777777" w:rsidR="0051210B" w:rsidRPr="0051210B" w:rsidRDefault="0051210B">
            <w:pPr>
              <w:keepNext/>
              <w:keepLines/>
              <w:spacing w:after="0"/>
              <w:rPr>
                <w:rFonts w:ascii="Calibri" w:eastAsia="Calibri" w:hAnsi="Calibri" w:cs="Calibri"/>
                <w:color w:val="FFFFFF" w:themeColor="background1"/>
                <w:sz w:val="18"/>
              </w:rPr>
            </w:pPr>
          </w:p>
        </w:tc>
      </w:tr>
      <w:tr w:rsidR="0051210B" w:rsidRPr="004C6EAF" w14:paraId="12B76970" w14:textId="77777777" w:rsidTr="0051210B">
        <w:trPr>
          <w:trHeight w:val="364"/>
        </w:trPr>
        <w:tc>
          <w:tcPr>
            <w:tcW w:w="9781" w:type="dxa"/>
            <w:gridSpan w:val="8"/>
            <w:shd w:val="clear" w:color="auto" w:fill="D7D8D8"/>
            <w:vAlign w:val="center"/>
          </w:tcPr>
          <w:p w14:paraId="66A9949E" w14:textId="77777777" w:rsidR="0051210B" w:rsidRPr="004C6EAF" w:rsidRDefault="0051210B">
            <w:pPr>
              <w:keepNext/>
              <w:keepLines/>
              <w:spacing w:after="60" w:line="240" w:lineRule="auto"/>
              <w:rPr>
                <w:rFonts w:ascii="Calibri" w:eastAsia="Calibri" w:hAnsi="Calibri" w:cs="Calibri"/>
                <w:b/>
                <w:sz w:val="20"/>
                <w:szCs w:val="20"/>
              </w:rPr>
            </w:pPr>
            <w:r w:rsidRPr="004C6EAF">
              <w:rPr>
                <w:rFonts w:ascii="Calibri" w:eastAsia="Calibri" w:hAnsi="Calibri" w:cs="Calibri"/>
                <w:b/>
                <w:sz w:val="20"/>
                <w:szCs w:val="20"/>
              </w:rPr>
              <w:t>Project components</w:t>
            </w:r>
          </w:p>
        </w:tc>
      </w:tr>
      <w:tr w:rsidR="001A7F68" w:rsidRPr="004C6EAF" w14:paraId="5CEB3833" w14:textId="77777777" w:rsidTr="0051210B">
        <w:trPr>
          <w:trHeight w:val="364"/>
        </w:trPr>
        <w:tc>
          <w:tcPr>
            <w:tcW w:w="1276" w:type="dxa"/>
            <w:gridSpan w:val="2"/>
            <w:tcBorders>
              <w:bottom w:val="single" w:sz="4" w:space="0" w:color="auto"/>
              <w:right w:val="single" w:sz="4" w:space="0" w:color="auto"/>
            </w:tcBorders>
            <w:shd w:val="clear" w:color="auto" w:fill="D7D8D8"/>
            <w:vAlign w:val="center"/>
          </w:tcPr>
          <w:p w14:paraId="2154A0B7" w14:textId="77777777" w:rsidR="0051210B" w:rsidRPr="004C6EAF" w:rsidRDefault="0051210B">
            <w:pPr>
              <w:keepLines/>
              <w:spacing w:after="0"/>
              <w:rPr>
                <w:rFonts w:ascii="Calibri" w:eastAsia="Calibri" w:hAnsi="Calibri" w:cs="Calibri"/>
                <w:b/>
                <w:sz w:val="20"/>
                <w:szCs w:val="20"/>
              </w:rPr>
            </w:pPr>
            <w:r w:rsidRPr="004C6EAF">
              <w:rPr>
                <w:rFonts w:ascii="Calibri" w:eastAsia="Calibri" w:hAnsi="Calibri" w:cs="Calibri"/>
                <w:b/>
                <w:sz w:val="20"/>
                <w:szCs w:val="20"/>
              </w:rPr>
              <w:t>Milestone</w:t>
            </w:r>
          </w:p>
        </w:tc>
        <w:tc>
          <w:tcPr>
            <w:tcW w:w="3686" w:type="dxa"/>
            <w:gridSpan w:val="2"/>
            <w:tcBorders>
              <w:left w:val="single" w:sz="4" w:space="0" w:color="auto"/>
              <w:bottom w:val="single" w:sz="4" w:space="0" w:color="auto"/>
              <w:right w:val="single" w:sz="4" w:space="0" w:color="auto"/>
            </w:tcBorders>
            <w:shd w:val="clear" w:color="auto" w:fill="D7D8D8"/>
            <w:vAlign w:val="center"/>
          </w:tcPr>
          <w:p w14:paraId="46A65AB5" w14:textId="77777777" w:rsidR="0051210B" w:rsidRPr="004C6EAF" w:rsidRDefault="0051210B">
            <w:pPr>
              <w:keepLines/>
              <w:spacing w:after="0"/>
              <w:rPr>
                <w:rFonts w:ascii="Calibri" w:eastAsia="Calibri" w:hAnsi="Calibri" w:cs="Calibri"/>
                <w:b/>
                <w:sz w:val="20"/>
                <w:szCs w:val="20"/>
                <w:highlight w:val="yellow"/>
              </w:rPr>
            </w:pPr>
            <w:r w:rsidRPr="004C6EAF">
              <w:rPr>
                <w:rFonts w:ascii="Calibri" w:eastAsia="Calibri" w:hAnsi="Calibri" w:cs="Calibri"/>
                <w:b/>
                <w:sz w:val="20"/>
                <w:szCs w:val="20"/>
                <w:highlight w:val="yellow"/>
              </w:rPr>
              <w:t>Deliverables included</w:t>
            </w:r>
          </w:p>
        </w:tc>
        <w:tc>
          <w:tcPr>
            <w:tcW w:w="1275" w:type="dxa"/>
            <w:tcBorders>
              <w:left w:val="single" w:sz="4" w:space="0" w:color="auto"/>
              <w:bottom w:val="single" w:sz="4" w:space="0" w:color="auto"/>
              <w:right w:val="single" w:sz="4" w:space="0" w:color="auto"/>
            </w:tcBorders>
            <w:shd w:val="clear" w:color="auto" w:fill="D7D8D8"/>
            <w:vAlign w:val="center"/>
          </w:tcPr>
          <w:p w14:paraId="76F29D81" w14:textId="77777777" w:rsidR="0051210B" w:rsidRPr="004C6EAF" w:rsidRDefault="0051210B">
            <w:pPr>
              <w:keepLines/>
              <w:spacing w:after="0"/>
              <w:rPr>
                <w:rFonts w:ascii="Calibri" w:eastAsia="Calibri" w:hAnsi="Calibri" w:cs="Calibri"/>
                <w:b/>
                <w:sz w:val="20"/>
                <w:szCs w:val="20"/>
                <w:highlight w:val="yellow"/>
              </w:rPr>
            </w:pPr>
            <w:r>
              <w:rPr>
                <w:rFonts w:ascii="Calibri" w:eastAsia="Calibri" w:hAnsi="Calibri" w:cs="Calibri"/>
                <w:b/>
                <w:sz w:val="20"/>
                <w:szCs w:val="20"/>
                <w:highlight w:val="yellow"/>
              </w:rPr>
              <w:t>Proposed due</w:t>
            </w:r>
            <w:r w:rsidRPr="004C6EAF">
              <w:rPr>
                <w:rFonts w:ascii="Calibri" w:eastAsia="Calibri" w:hAnsi="Calibri" w:cs="Calibri"/>
                <w:b/>
                <w:sz w:val="20"/>
                <w:szCs w:val="20"/>
                <w:highlight w:val="yellow"/>
              </w:rPr>
              <w:t xml:space="preserve"> date</w:t>
            </w:r>
          </w:p>
        </w:tc>
        <w:tc>
          <w:tcPr>
            <w:tcW w:w="1181" w:type="dxa"/>
            <w:tcBorders>
              <w:left w:val="single" w:sz="4" w:space="0" w:color="auto"/>
              <w:bottom w:val="single" w:sz="4" w:space="0" w:color="auto"/>
              <w:right w:val="single" w:sz="4" w:space="0" w:color="auto"/>
            </w:tcBorders>
            <w:shd w:val="clear" w:color="auto" w:fill="D7D8D8"/>
            <w:vAlign w:val="center"/>
          </w:tcPr>
          <w:p w14:paraId="54915034" w14:textId="77777777" w:rsidR="0051210B" w:rsidRPr="004C6EAF" w:rsidRDefault="0051210B">
            <w:pPr>
              <w:keepLines/>
              <w:spacing w:after="0"/>
              <w:jc w:val="right"/>
              <w:rPr>
                <w:rFonts w:ascii="Calibri" w:eastAsia="Calibri" w:hAnsi="Calibri" w:cs="Calibri"/>
                <w:b/>
                <w:sz w:val="20"/>
                <w:szCs w:val="20"/>
                <w:highlight w:val="yellow"/>
              </w:rPr>
            </w:pPr>
            <w:r w:rsidRPr="004C6EAF">
              <w:rPr>
                <w:rFonts w:ascii="Calibri" w:eastAsia="Calibri" w:hAnsi="Calibri" w:cs="Calibri"/>
                <w:b/>
                <w:sz w:val="20"/>
                <w:szCs w:val="20"/>
                <w:highlight w:val="yellow"/>
              </w:rPr>
              <w:t>Ex. GST</w:t>
            </w:r>
          </w:p>
        </w:tc>
        <w:tc>
          <w:tcPr>
            <w:tcW w:w="1181" w:type="dxa"/>
            <w:tcBorders>
              <w:left w:val="single" w:sz="4" w:space="0" w:color="auto"/>
              <w:bottom w:val="single" w:sz="4" w:space="0" w:color="auto"/>
              <w:right w:val="single" w:sz="4" w:space="0" w:color="auto"/>
            </w:tcBorders>
            <w:shd w:val="clear" w:color="auto" w:fill="D7D8D8"/>
            <w:vAlign w:val="center"/>
          </w:tcPr>
          <w:p w14:paraId="65BEBBEC" w14:textId="77777777" w:rsidR="0051210B" w:rsidRPr="004C6EAF" w:rsidRDefault="0051210B">
            <w:pPr>
              <w:keepLines/>
              <w:spacing w:after="0"/>
              <w:jc w:val="right"/>
              <w:rPr>
                <w:rFonts w:ascii="Calibri" w:eastAsia="Calibri" w:hAnsi="Calibri" w:cs="Calibri"/>
                <w:b/>
                <w:sz w:val="20"/>
                <w:szCs w:val="20"/>
                <w:highlight w:val="yellow"/>
              </w:rPr>
            </w:pPr>
            <w:r w:rsidRPr="004C6EAF">
              <w:rPr>
                <w:rFonts w:ascii="Calibri" w:eastAsia="Calibri" w:hAnsi="Calibri" w:cs="Calibri"/>
                <w:b/>
                <w:sz w:val="20"/>
                <w:szCs w:val="20"/>
                <w:highlight w:val="yellow"/>
              </w:rPr>
              <w:t>GST</w:t>
            </w:r>
          </w:p>
        </w:tc>
        <w:tc>
          <w:tcPr>
            <w:tcW w:w="1182" w:type="dxa"/>
            <w:tcBorders>
              <w:left w:val="single" w:sz="4" w:space="0" w:color="auto"/>
              <w:bottom w:val="single" w:sz="4" w:space="0" w:color="auto"/>
            </w:tcBorders>
            <w:shd w:val="clear" w:color="auto" w:fill="D7D8D8"/>
            <w:vAlign w:val="center"/>
          </w:tcPr>
          <w:p w14:paraId="613C2F30" w14:textId="77777777" w:rsidR="0051210B" w:rsidRPr="004C6EAF" w:rsidRDefault="0051210B">
            <w:pPr>
              <w:keepLines/>
              <w:spacing w:after="0"/>
              <w:jc w:val="right"/>
              <w:rPr>
                <w:rFonts w:ascii="Calibri" w:eastAsia="Calibri" w:hAnsi="Calibri" w:cs="Calibri"/>
                <w:b/>
                <w:sz w:val="20"/>
                <w:szCs w:val="20"/>
                <w:highlight w:val="yellow"/>
              </w:rPr>
            </w:pPr>
            <w:r w:rsidRPr="004C6EAF">
              <w:rPr>
                <w:rFonts w:ascii="Calibri" w:eastAsia="Calibri" w:hAnsi="Calibri" w:cs="Calibri"/>
                <w:b/>
                <w:sz w:val="20"/>
                <w:szCs w:val="20"/>
                <w:highlight w:val="yellow"/>
              </w:rPr>
              <w:t>Inc. GST</w:t>
            </w:r>
          </w:p>
        </w:tc>
      </w:tr>
      <w:tr w:rsidR="00F51A4E" w:rsidRPr="004C6EAF" w14:paraId="4CB26434" w14:textId="77777777" w:rsidTr="0051210B">
        <w:tc>
          <w:tcPr>
            <w:tcW w:w="1276" w:type="dxa"/>
            <w:gridSpan w:val="2"/>
            <w:vMerge w:val="restart"/>
            <w:tcBorders>
              <w:right w:val="single" w:sz="4" w:space="0" w:color="auto"/>
            </w:tcBorders>
            <w:shd w:val="clear" w:color="auto" w:fill="D7D8D8"/>
            <w:vAlign w:val="center"/>
          </w:tcPr>
          <w:p w14:paraId="46D7EEB8" w14:textId="77777777" w:rsidR="0051210B" w:rsidRPr="004C6EAF" w:rsidRDefault="0051210B">
            <w:pPr>
              <w:keepLines/>
              <w:spacing w:after="60" w:line="240" w:lineRule="auto"/>
              <w:ind w:left="-36"/>
              <w:rPr>
                <w:rFonts w:ascii="Calibri" w:eastAsia="Calibri" w:hAnsi="Calibri" w:cs="Calibri"/>
                <w:sz w:val="20"/>
                <w:szCs w:val="20"/>
                <w:highlight w:val="yellow"/>
              </w:rPr>
            </w:pPr>
            <w:r w:rsidRPr="004C6EAF">
              <w:rPr>
                <w:rFonts w:ascii="Calibri" w:eastAsia="Calibri" w:hAnsi="Calibri" w:cs="Calibri"/>
                <w:sz w:val="20"/>
                <w:szCs w:val="20"/>
                <w:highlight w:val="yellow"/>
              </w:rPr>
              <w:t xml:space="preserve">[insert milestone] </w:t>
            </w:r>
          </w:p>
          <w:p w14:paraId="64EDDBCA" w14:textId="77777777" w:rsidR="0051210B" w:rsidRPr="004C6EAF" w:rsidRDefault="0051210B">
            <w:pPr>
              <w:keepLines/>
              <w:spacing w:after="60" w:line="240" w:lineRule="auto"/>
              <w:ind w:left="-36"/>
              <w:rPr>
                <w:rFonts w:ascii="Calibri" w:eastAsia="Calibri" w:hAnsi="Calibri" w:cs="Calibri"/>
                <w:sz w:val="20"/>
                <w:szCs w:val="20"/>
              </w:rPr>
            </w:pPr>
            <w:r w:rsidRPr="004C6EAF">
              <w:rPr>
                <w:rFonts w:ascii="Calibri" w:eastAsia="Calibri" w:hAnsi="Calibri" w:cs="Calibri"/>
                <w:sz w:val="20"/>
                <w:szCs w:val="20"/>
                <w:highlight w:val="yellow"/>
              </w:rPr>
              <w:t>e.g. Stage One</w:t>
            </w:r>
            <w:r w:rsidRPr="004C6EAF">
              <w:rPr>
                <w:rFonts w:ascii="Calibri" w:eastAsia="Calibri" w:hAnsi="Calibri" w:cs="Calibri"/>
                <w:sz w:val="20"/>
                <w:szCs w:val="20"/>
              </w:rPr>
              <w:t xml:space="preserve"> </w:t>
            </w:r>
          </w:p>
        </w:tc>
        <w:tc>
          <w:tcPr>
            <w:tcW w:w="3686" w:type="dxa"/>
            <w:gridSpan w:val="2"/>
            <w:tcBorders>
              <w:left w:val="single" w:sz="4" w:space="0" w:color="auto"/>
              <w:bottom w:val="single" w:sz="4" w:space="0" w:color="auto"/>
              <w:right w:val="single" w:sz="4" w:space="0" w:color="auto"/>
            </w:tcBorders>
            <w:vAlign w:val="bottom"/>
          </w:tcPr>
          <w:p w14:paraId="1415B126" w14:textId="77777777" w:rsidR="0051210B" w:rsidRPr="004C6EAF" w:rsidRDefault="0051210B">
            <w:pPr>
              <w:keepLines/>
              <w:spacing w:after="60" w:line="240" w:lineRule="auto"/>
              <w:rPr>
                <w:rFonts w:ascii="Calibri" w:eastAsia="Calibri" w:hAnsi="Calibri" w:cs="Calibri"/>
                <w:sz w:val="20"/>
                <w:szCs w:val="20"/>
                <w:highlight w:val="yellow"/>
              </w:rPr>
            </w:pPr>
            <w:r w:rsidRPr="004C6EAF">
              <w:rPr>
                <w:rFonts w:ascii="Calibri" w:eastAsia="Calibri" w:hAnsi="Calibri" w:cs="Calibri"/>
                <w:sz w:val="20"/>
                <w:szCs w:val="20"/>
                <w:highlight w:val="yellow"/>
              </w:rPr>
              <w:t>[insert relevant deliverable</w:t>
            </w:r>
            <w:r>
              <w:rPr>
                <w:rFonts w:ascii="Calibri" w:eastAsia="Calibri" w:hAnsi="Calibri" w:cs="Calibri"/>
                <w:sz w:val="20"/>
                <w:szCs w:val="20"/>
                <w:highlight w:val="yellow"/>
              </w:rPr>
              <w:t>]</w:t>
            </w:r>
          </w:p>
        </w:tc>
        <w:tc>
          <w:tcPr>
            <w:tcW w:w="1275" w:type="dxa"/>
            <w:tcBorders>
              <w:left w:val="single" w:sz="4" w:space="0" w:color="auto"/>
              <w:bottom w:val="single" w:sz="4" w:space="0" w:color="auto"/>
              <w:right w:val="single" w:sz="4" w:space="0" w:color="auto"/>
            </w:tcBorders>
            <w:vAlign w:val="center"/>
          </w:tcPr>
          <w:p w14:paraId="1F39AD56" w14:textId="77777777" w:rsidR="0051210B" w:rsidRPr="004C6EAF" w:rsidRDefault="0051210B">
            <w:pPr>
              <w:keepLines/>
              <w:spacing w:after="60" w:line="240" w:lineRule="auto"/>
              <w:jc w:val="right"/>
              <w:rPr>
                <w:rFonts w:ascii="Calibri" w:eastAsia="Calibri" w:hAnsi="Calibri" w:cs="Calibri"/>
                <w:sz w:val="20"/>
                <w:szCs w:val="20"/>
                <w:highlight w:val="yellow"/>
              </w:rPr>
            </w:pPr>
          </w:p>
        </w:tc>
        <w:tc>
          <w:tcPr>
            <w:tcW w:w="1181" w:type="dxa"/>
            <w:tcBorders>
              <w:left w:val="single" w:sz="4" w:space="0" w:color="auto"/>
              <w:bottom w:val="single" w:sz="4" w:space="0" w:color="auto"/>
              <w:right w:val="single" w:sz="4" w:space="0" w:color="auto"/>
            </w:tcBorders>
            <w:vAlign w:val="center"/>
          </w:tcPr>
          <w:p w14:paraId="02BB8E5E" w14:textId="77777777" w:rsidR="0051210B" w:rsidRPr="004C6EAF" w:rsidRDefault="0051210B">
            <w:pPr>
              <w:keepLines/>
              <w:spacing w:after="60" w:line="240" w:lineRule="auto"/>
              <w:jc w:val="right"/>
              <w:rPr>
                <w:rFonts w:ascii="Calibri" w:eastAsia="Calibri" w:hAnsi="Calibri" w:cs="Calibri"/>
                <w:sz w:val="20"/>
                <w:szCs w:val="20"/>
                <w:highlight w:val="yellow"/>
              </w:rPr>
            </w:pPr>
            <w:r w:rsidRPr="004C6EAF">
              <w:rPr>
                <w:rFonts w:ascii="Calibri" w:eastAsia="Calibri" w:hAnsi="Calibri" w:cs="Calibri"/>
                <w:sz w:val="20"/>
                <w:szCs w:val="20"/>
                <w:highlight w:val="yellow"/>
              </w:rPr>
              <w:t>$ xxx</w:t>
            </w:r>
          </w:p>
        </w:tc>
        <w:tc>
          <w:tcPr>
            <w:tcW w:w="1181" w:type="dxa"/>
            <w:tcBorders>
              <w:left w:val="single" w:sz="4" w:space="0" w:color="auto"/>
              <w:bottom w:val="single" w:sz="4" w:space="0" w:color="auto"/>
              <w:right w:val="single" w:sz="4" w:space="0" w:color="auto"/>
            </w:tcBorders>
            <w:vAlign w:val="center"/>
          </w:tcPr>
          <w:p w14:paraId="7051629E" w14:textId="77777777" w:rsidR="0051210B" w:rsidRPr="004C6EAF" w:rsidRDefault="0051210B">
            <w:pPr>
              <w:keepLines/>
              <w:spacing w:after="60" w:line="240" w:lineRule="auto"/>
              <w:jc w:val="right"/>
              <w:rPr>
                <w:rFonts w:ascii="Calibri" w:eastAsia="Calibri" w:hAnsi="Calibri" w:cs="Calibri"/>
                <w:sz w:val="20"/>
                <w:szCs w:val="20"/>
                <w:highlight w:val="yellow"/>
              </w:rPr>
            </w:pPr>
            <w:r w:rsidRPr="004C6EAF">
              <w:rPr>
                <w:rFonts w:ascii="Calibri" w:eastAsia="Calibri" w:hAnsi="Calibri" w:cs="Calibri"/>
                <w:sz w:val="20"/>
                <w:szCs w:val="20"/>
                <w:highlight w:val="yellow"/>
              </w:rPr>
              <w:t>$ xxx</w:t>
            </w:r>
          </w:p>
        </w:tc>
        <w:tc>
          <w:tcPr>
            <w:tcW w:w="1182" w:type="dxa"/>
            <w:tcBorders>
              <w:left w:val="single" w:sz="4" w:space="0" w:color="auto"/>
              <w:bottom w:val="single" w:sz="4" w:space="0" w:color="auto"/>
            </w:tcBorders>
            <w:vAlign w:val="center"/>
          </w:tcPr>
          <w:p w14:paraId="7D41499F" w14:textId="77777777" w:rsidR="0051210B" w:rsidRPr="004C6EAF" w:rsidRDefault="0051210B">
            <w:pPr>
              <w:keepLines/>
              <w:spacing w:after="60" w:line="240" w:lineRule="auto"/>
              <w:jc w:val="right"/>
              <w:rPr>
                <w:rFonts w:ascii="Calibri" w:eastAsia="Calibri" w:hAnsi="Calibri" w:cs="Calibri"/>
                <w:sz w:val="20"/>
                <w:szCs w:val="20"/>
                <w:highlight w:val="yellow"/>
              </w:rPr>
            </w:pPr>
            <w:r w:rsidRPr="004C6EAF">
              <w:rPr>
                <w:rFonts w:ascii="Calibri" w:eastAsia="Calibri" w:hAnsi="Calibri" w:cs="Calibri"/>
                <w:sz w:val="20"/>
                <w:szCs w:val="20"/>
                <w:highlight w:val="yellow"/>
              </w:rPr>
              <w:t>$ xxx</w:t>
            </w:r>
          </w:p>
        </w:tc>
      </w:tr>
      <w:tr w:rsidR="00F51A4E" w:rsidRPr="004C6EAF" w14:paraId="0B569939" w14:textId="77777777" w:rsidTr="0051210B">
        <w:tc>
          <w:tcPr>
            <w:tcW w:w="1276" w:type="dxa"/>
            <w:gridSpan w:val="2"/>
            <w:vMerge/>
            <w:tcBorders>
              <w:right w:val="single" w:sz="4" w:space="0" w:color="auto"/>
            </w:tcBorders>
            <w:shd w:val="clear" w:color="auto" w:fill="D7D8D8"/>
            <w:vAlign w:val="center"/>
          </w:tcPr>
          <w:p w14:paraId="72BAFA13" w14:textId="77777777" w:rsidR="0051210B" w:rsidRPr="004C6EAF" w:rsidRDefault="0051210B">
            <w:pPr>
              <w:keepLines/>
              <w:spacing w:after="60" w:line="240" w:lineRule="auto"/>
              <w:ind w:left="-36"/>
              <w:rPr>
                <w:rFonts w:ascii="Calibri" w:eastAsia="Calibri" w:hAnsi="Calibri" w:cs="Calibri"/>
                <w:sz w:val="20"/>
                <w:szCs w:val="20"/>
              </w:rPr>
            </w:pPr>
          </w:p>
        </w:tc>
        <w:tc>
          <w:tcPr>
            <w:tcW w:w="3686" w:type="dxa"/>
            <w:gridSpan w:val="2"/>
            <w:tcBorders>
              <w:top w:val="single" w:sz="4" w:space="0" w:color="auto"/>
              <w:left w:val="single" w:sz="4" w:space="0" w:color="auto"/>
              <w:bottom w:val="single" w:sz="4" w:space="0" w:color="auto"/>
              <w:right w:val="single" w:sz="4" w:space="0" w:color="auto"/>
            </w:tcBorders>
            <w:vAlign w:val="bottom"/>
          </w:tcPr>
          <w:p w14:paraId="0A18AD48" w14:textId="77777777" w:rsidR="0051210B" w:rsidRPr="004C6EAF" w:rsidRDefault="0051210B">
            <w:pPr>
              <w:keepLines/>
              <w:spacing w:after="60" w:line="240" w:lineRule="auto"/>
              <w:rPr>
                <w:rFonts w:ascii="Calibri" w:eastAsia="Calibri" w:hAnsi="Calibri" w:cs="Calibri"/>
                <w:sz w:val="20"/>
                <w:szCs w:val="20"/>
                <w:highlight w:val="yellow"/>
              </w:rPr>
            </w:pPr>
            <w:r w:rsidRPr="004C6EAF">
              <w:rPr>
                <w:rFonts w:ascii="Calibri" w:eastAsia="Calibri" w:hAnsi="Calibri" w:cs="Calibri"/>
                <w:sz w:val="20"/>
                <w:szCs w:val="20"/>
                <w:highlight w:val="yellow"/>
              </w:rPr>
              <w:t xml:space="preserve">e.g. </w:t>
            </w:r>
            <w:r>
              <w:rPr>
                <w:rFonts w:ascii="Calibri" w:eastAsia="Calibri" w:hAnsi="Calibri" w:cs="Calibri"/>
                <w:sz w:val="20"/>
                <w:szCs w:val="20"/>
                <w:highlight w:val="yellow"/>
              </w:rPr>
              <w:t>Project inception meeting</w:t>
            </w:r>
          </w:p>
        </w:tc>
        <w:tc>
          <w:tcPr>
            <w:tcW w:w="1275" w:type="dxa"/>
            <w:tcBorders>
              <w:top w:val="single" w:sz="4" w:space="0" w:color="auto"/>
              <w:left w:val="single" w:sz="4" w:space="0" w:color="auto"/>
              <w:bottom w:val="single" w:sz="4" w:space="0" w:color="auto"/>
              <w:right w:val="single" w:sz="4" w:space="0" w:color="auto"/>
            </w:tcBorders>
            <w:vAlign w:val="center"/>
          </w:tcPr>
          <w:p w14:paraId="6FBC58BA" w14:textId="77777777" w:rsidR="0051210B" w:rsidRPr="004C6EAF" w:rsidRDefault="0051210B">
            <w:pPr>
              <w:keepLines/>
              <w:spacing w:after="60" w:line="240" w:lineRule="auto"/>
              <w:jc w:val="right"/>
              <w:rPr>
                <w:rFonts w:ascii="Calibri" w:eastAsia="Calibri" w:hAnsi="Calibri" w:cs="Calibri"/>
                <w:sz w:val="20"/>
                <w:szCs w:val="20"/>
                <w:highlight w:val="yellow"/>
              </w:rPr>
            </w:pPr>
          </w:p>
        </w:tc>
        <w:tc>
          <w:tcPr>
            <w:tcW w:w="1181" w:type="dxa"/>
            <w:tcBorders>
              <w:top w:val="single" w:sz="4" w:space="0" w:color="auto"/>
              <w:left w:val="single" w:sz="4" w:space="0" w:color="auto"/>
              <w:bottom w:val="single" w:sz="4" w:space="0" w:color="auto"/>
              <w:right w:val="single" w:sz="4" w:space="0" w:color="auto"/>
            </w:tcBorders>
            <w:vAlign w:val="center"/>
          </w:tcPr>
          <w:p w14:paraId="27A4D2E7" w14:textId="77777777" w:rsidR="0051210B" w:rsidRPr="004C6EAF" w:rsidRDefault="0051210B">
            <w:pPr>
              <w:keepLines/>
              <w:spacing w:after="60" w:line="240" w:lineRule="auto"/>
              <w:jc w:val="right"/>
              <w:rPr>
                <w:rFonts w:ascii="Calibri" w:eastAsia="Calibri" w:hAnsi="Calibri" w:cs="Calibri"/>
                <w:sz w:val="20"/>
                <w:szCs w:val="20"/>
                <w:highlight w:val="yellow"/>
              </w:rPr>
            </w:pPr>
            <w:r w:rsidRPr="004C6EAF">
              <w:rPr>
                <w:rFonts w:ascii="Calibri" w:eastAsia="Calibri" w:hAnsi="Calibri" w:cs="Calibri"/>
                <w:sz w:val="20"/>
                <w:szCs w:val="20"/>
                <w:highlight w:val="yellow"/>
              </w:rPr>
              <w:t>$ xxx</w:t>
            </w:r>
          </w:p>
        </w:tc>
        <w:tc>
          <w:tcPr>
            <w:tcW w:w="1181" w:type="dxa"/>
            <w:tcBorders>
              <w:top w:val="single" w:sz="4" w:space="0" w:color="auto"/>
              <w:left w:val="single" w:sz="4" w:space="0" w:color="auto"/>
              <w:bottom w:val="single" w:sz="4" w:space="0" w:color="auto"/>
              <w:right w:val="single" w:sz="4" w:space="0" w:color="auto"/>
            </w:tcBorders>
            <w:vAlign w:val="center"/>
          </w:tcPr>
          <w:p w14:paraId="793BC128" w14:textId="77777777" w:rsidR="0051210B" w:rsidRPr="004C6EAF" w:rsidRDefault="0051210B">
            <w:pPr>
              <w:keepLines/>
              <w:spacing w:after="60" w:line="240" w:lineRule="auto"/>
              <w:jc w:val="right"/>
              <w:rPr>
                <w:rFonts w:ascii="Calibri" w:eastAsia="Calibri" w:hAnsi="Calibri" w:cs="Calibri"/>
                <w:sz w:val="20"/>
                <w:szCs w:val="20"/>
                <w:highlight w:val="yellow"/>
              </w:rPr>
            </w:pPr>
            <w:r w:rsidRPr="004C6EAF">
              <w:rPr>
                <w:rFonts w:ascii="Calibri" w:eastAsia="Calibri" w:hAnsi="Calibri" w:cs="Calibri"/>
                <w:sz w:val="20"/>
                <w:szCs w:val="20"/>
                <w:highlight w:val="yellow"/>
              </w:rPr>
              <w:t>$ xxx</w:t>
            </w:r>
          </w:p>
        </w:tc>
        <w:tc>
          <w:tcPr>
            <w:tcW w:w="1182" w:type="dxa"/>
            <w:tcBorders>
              <w:top w:val="single" w:sz="4" w:space="0" w:color="auto"/>
              <w:left w:val="single" w:sz="4" w:space="0" w:color="auto"/>
              <w:bottom w:val="single" w:sz="4" w:space="0" w:color="auto"/>
            </w:tcBorders>
            <w:vAlign w:val="center"/>
          </w:tcPr>
          <w:p w14:paraId="046E0230" w14:textId="77777777" w:rsidR="0051210B" w:rsidRPr="004C6EAF" w:rsidRDefault="0051210B">
            <w:pPr>
              <w:keepLines/>
              <w:spacing w:after="60" w:line="240" w:lineRule="auto"/>
              <w:jc w:val="right"/>
              <w:rPr>
                <w:rFonts w:ascii="Calibri" w:eastAsia="Calibri" w:hAnsi="Calibri" w:cs="Calibri"/>
                <w:sz w:val="20"/>
                <w:szCs w:val="20"/>
                <w:highlight w:val="yellow"/>
              </w:rPr>
            </w:pPr>
            <w:r w:rsidRPr="004C6EAF">
              <w:rPr>
                <w:rFonts w:ascii="Calibri" w:eastAsia="Calibri" w:hAnsi="Calibri" w:cs="Calibri"/>
                <w:sz w:val="20"/>
                <w:szCs w:val="20"/>
                <w:highlight w:val="yellow"/>
              </w:rPr>
              <w:t>$ xxx</w:t>
            </w:r>
          </w:p>
        </w:tc>
      </w:tr>
      <w:tr w:rsidR="00F51A4E" w:rsidRPr="004C6EAF" w14:paraId="296E1672" w14:textId="77777777" w:rsidTr="0051210B">
        <w:tc>
          <w:tcPr>
            <w:tcW w:w="1276" w:type="dxa"/>
            <w:gridSpan w:val="2"/>
            <w:vMerge/>
            <w:tcBorders>
              <w:bottom w:val="single" w:sz="4" w:space="0" w:color="auto"/>
              <w:right w:val="single" w:sz="4" w:space="0" w:color="auto"/>
            </w:tcBorders>
            <w:shd w:val="clear" w:color="auto" w:fill="D7D8D8"/>
            <w:vAlign w:val="center"/>
          </w:tcPr>
          <w:p w14:paraId="1440D283" w14:textId="77777777" w:rsidR="0051210B" w:rsidRPr="004C6EAF" w:rsidRDefault="0051210B">
            <w:pPr>
              <w:keepLines/>
              <w:spacing w:after="60" w:line="240" w:lineRule="auto"/>
              <w:ind w:left="-36"/>
              <w:rPr>
                <w:rFonts w:ascii="Calibri" w:eastAsia="Calibri" w:hAnsi="Calibri" w:cs="Calibri"/>
                <w:sz w:val="20"/>
                <w:szCs w:val="20"/>
              </w:rPr>
            </w:pPr>
          </w:p>
        </w:tc>
        <w:tc>
          <w:tcPr>
            <w:tcW w:w="3686" w:type="dxa"/>
            <w:gridSpan w:val="2"/>
            <w:tcBorders>
              <w:top w:val="single" w:sz="4" w:space="0" w:color="auto"/>
              <w:left w:val="single" w:sz="4" w:space="0" w:color="auto"/>
              <w:bottom w:val="single" w:sz="4" w:space="0" w:color="auto"/>
              <w:right w:val="single" w:sz="4" w:space="0" w:color="auto"/>
            </w:tcBorders>
            <w:vAlign w:val="bottom"/>
          </w:tcPr>
          <w:p w14:paraId="15D8A4EA" w14:textId="77777777" w:rsidR="0051210B" w:rsidRPr="004C6EAF" w:rsidRDefault="0051210B">
            <w:pPr>
              <w:keepLines/>
              <w:spacing w:after="60" w:line="240" w:lineRule="auto"/>
              <w:rPr>
                <w:rFonts w:ascii="Calibri" w:eastAsia="Calibri" w:hAnsi="Calibri" w:cs="Calibri"/>
                <w:sz w:val="20"/>
                <w:szCs w:val="20"/>
                <w:highlight w:val="yellow"/>
              </w:rPr>
            </w:pPr>
            <w:r w:rsidRPr="004C6EAF">
              <w:rPr>
                <w:rFonts w:ascii="Calibri" w:eastAsia="Calibri" w:hAnsi="Calibri" w:cs="Calibri"/>
                <w:sz w:val="20"/>
                <w:szCs w:val="20"/>
                <w:highlight w:val="yellow"/>
              </w:rPr>
              <w:t>e.g. Recruitment</w:t>
            </w:r>
          </w:p>
        </w:tc>
        <w:tc>
          <w:tcPr>
            <w:tcW w:w="1275" w:type="dxa"/>
            <w:tcBorders>
              <w:top w:val="single" w:sz="4" w:space="0" w:color="auto"/>
              <w:left w:val="single" w:sz="4" w:space="0" w:color="auto"/>
              <w:bottom w:val="single" w:sz="4" w:space="0" w:color="auto"/>
              <w:right w:val="single" w:sz="4" w:space="0" w:color="auto"/>
            </w:tcBorders>
            <w:vAlign w:val="center"/>
          </w:tcPr>
          <w:p w14:paraId="333B56C3" w14:textId="77777777" w:rsidR="0051210B" w:rsidRPr="004C6EAF" w:rsidRDefault="0051210B">
            <w:pPr>
              <w:keepLines/>
              <w:spacing w:after="60" w:line="240" w:lineRule="auto"/>
              <w:jc w:val="right"/>
              <w:rPr>
                <w:rFonts w:ascii="Calibri" w:eastAsia="Calibri" w:hAnsi="Calibri" w:cs="Calibri"/>
                <w:sz w:val="20"/>
                <w:szCs w:val="20"/>
                <w:highlight w:val="yellow"/>
              </w:rPr>
            </w:pPr>
          </w:p>
        </w:tc>
        <w:tc>
          <w:tcPr>
            <w:tcW w:w="1181" w:type="dxa"/>
            <w:tcBorders>
              <w:top w:val="single" w:sz="4" w:space="0" w:color="auto"/>
              <w:left w:val="single" w:sz="4" w:space="0" w:color="auto"/>
              <w:bottom w:val="single" w:sz="4" w:space="0" w:color="auto"/>
              <w:right w:val="single" w:sz="4" w:space="0" w:color="auto"/>
            </w:tcBorders>
            <w:vAlign w:val="center"/>
          </w:tcPr>
          <w:p w14:paraId="067C41B2" w14:textId="77777777" w:rsidR="0051210B" w:rsidRPr="004C6EAF" w:rsidRDefault="0051210B">
            <w:pPr>
              <w:keepLines/>
              <w:spacing w:after="60" w:line="240" w:lineRule="auto"/>
              <w:jc w:val="right"/>
              <w:rPr>
                <w:rFonts w:ascii="Calibri" w:eastAsia="Calibri" w:hAnsi="Calibri" w:cs="Calibri"/>
                <w:sz w:val="20"/>
                <w:szCs w:val="20"/>
                <w:highlight w:val="yellow"/>
              </w:rPr>
            </w:pPr>
            <w:r w:rsidRPr="004C6EAF">
              <w:rPr>
                <w:rFonts w:ascii="Calibri" w:eastAsia="Calibri" w:hAnsi="Calibri" w:cs="Calibri"/>
                <w:sz w:val="20"/>
                <w:szCs w:val="20"/>
                <w:highlight w:val="yellow"/>
              </w:rPr>
              <w:t>$ xxx</w:t>
            </w:r>
          </w:p>
        </w:tc>
        <w:tc>
          <w:tcPr>
            <w:tcW w:w="1181" w:type="dxa"/>
            <w:tcBorders>
              <w:top w:val="single" w:sz="4" w:space="0" w:color="auto"/>
              <w:left w:val="single" w:sz="4" w:space="0" w:color="auto"/>
              <w:bottom w:val="single" w:sz="4" w:space="0" w:color="auto"/>
              <w:right w:val="single" w:sz="4" w:space="0" w:color="auto"/>
            </w:tcBorders>
            <w:vAlign w:val="center"/>
          </w:tcPr>
          <w:p w14:paraId="67F10EBF" w14:textId="77777777" w:rsidR="0051210B" w:rsidRPr="004C6EAF" w:rsidRDefault="0051210B">
            <w:pPr>
              <w:keepLines/>
              <w:spacing w:after="60" w:line="240" w:lineRule="auto"/>
              <w:jc w:val="right"/>
              <w:rPr>
                <w:rFonts w:ascii="Calibri" w:eastAsia="Calibri" w:hAnsi="Calibri" w:cs="Calibri"/>
                <w:sz w:val="20"/>
                <w:szCs w:val="20"/>
                <w:highlight w:val="yellow"/>
              </w:rPr>
            </w:pPr>
            <w:r w:rsidRPr="004C6EAF">
              <w:rPr>
                <w:rFonts w:ascii="Calibri" w:eastAsia="Calibri" w:hAnsi="Calibri" w:cs="Calibri"/>
                <w:sz w:val="20"/>
                <w:szCs w:val="20"/>
                <w:highlight w:val="yellow"/>
              </w:rPr>
              <w:t>$ xxx</w:t>
            </w:r>
          </w:p>
        </w:tc>
        <w:tc>
          <w:tcPr>
            <w:tcW w:w="1182" w:type="dxa"/>
            <w:tcBorders>
              <w:top w:val="single" w:sz="4" w:space="0" w:color="auto"/>
              <w:left w:val="single" w:sz="4" w:space="0" w:color="auto"/>
              <w:bottom w:val="single" w:sz="4" w:space="0" w:color="auto"/>
            </w:tcBorders>
            <w:vAlign w:val="center"/>
          </w:tcPr>
          <w:p w14:paraId="25CFA15C" w14:textId="77777777" w:rsidR="0051210B" w:rsidRPr="004C6EAF" w:rsidRDefault="0051210B">
            <w:pPr>
              <w:keepLines/>
              <w:spacing w:after="60" w:line="240" w:lineRule="auto"/>
              <w:jc w:val="right"/>
              <w:rPr>
                <w:rFonts w:ascii="Calibri" w:eastAsia="Calibri" w:hAnsi="Calibri" w:cs="Calibri"/>
                <w:sz w:val="20"/>
                <w:szCs w:val="20"/>
                <w:highlight w:val="yellow"/>
              </w:rPr>
            </w:pPr>
            <w:r w:rsidRPr="004C6EAF">
              <w:rPr>
                <w:rFonts w:ascii="Calibri" w:eastAsia="Calibri" w:hAnsi="Calibri" w:cs="Calibri"/>
                <w:sz w:val="20"/>
                <w:szCs w:val="20"/>
                <w:highlight w:val="yellow"/>
              </w:rPr>
              <w:t>$ xxx</w:t>
            </w:r>
          </w:p>
        </w:tc>
      </w:tr>
      <w:tr w:rsidR="00F51A4E" w:rsidRPr="004C6EAF" w14:paraId="3CA9B1B7" w14:textId="77777777" w:rsidTr="0051210B">
        <w:tc>
          <w:tcPr>
            <w:tcW w:w="1276" w:type="dxa"/>
            <w:gridSpan w:val="2"/>
            <w:tcBorders>
              <w:top w:val="single" w:sz="4" w:space="0" w:color="auto"/>
              <w:bottom w:val="single" w:sz="4" w:space="0" w:color="auto"/>
              <w:right w:val="single" w:sz="4" w:space="0" w:color="auto"/>
            </w:tcBorders>
            <w:shd w:val="clear" w:color="auto" w:fill="D7D8D8"/>
            <w:vAlign w:val="center"/>
          </w:tcPr>
          <w:p w14:paraId="7F5FECF3" w14:textId="77777777" w:rsidR="0051210B" w:rsidRPr="004C6EAF" w:rsidRDefault="0051210B">
            <w:pPr>
              <w:keepLines/>
              <w:spacing w:after="60" w:line="240" w:lineRule="auto"/>
              <w:ind w:left="-36"/>
              <w:rPr>
                <w:rFonts w:ascii="Calibri" w:eastAsia="Calibri" w:hAnsi="Calibri" w:cs="Calibri"/>
                <w:sz w:val="20"/>
                <w:szCs w:val="20"/>
              </w:rPr>
            </w:pPr>
          </w:p>
        </w:tc>
        <w:tc>
          <w:tcPr>
            <w:tcW w:w="3686" w:type="dxa"/>
            <w:gridSpan w:val="2"/>
            <w:tcBorders>
              <w:top w:val="single" w:sz="4" w:space="0" w:color="auto"/>
              <w:left w:val="single" w:sz="4" w:space="0" w:color="auto"/>
              <w:bottom w:val="single" w:sz="4" w:space="0" w:color="auto"/>
              <w:right w:val="single" w:sz="4" w:space="0" w:color="auto"/>
            </w:tcBorders>
          </w:tcPr>
          <w:p w14:paraId="1E1228CE" w14:textId="77777777" w:rsidR="0051210B" w:rsidRPr="004C6EAF" w:rsidRDefault="0051210B">
            <w:pPr>
              <w:keepLines/>
              <w:spacing w:after="60" w:line="240" w:lineRule="auto"/>
              <w:rPr>
                <w:rFonts w:ascii="Calibri" w:eastAsia="Calibri" w:hAnsi="Calibri" w:cs="Calibri"/>
                <w:sz w:val="20"/>
                <w:szCs w:val="20"/>
                <w:highlight w:val="yellow"/>
              </w:rPr>
            </w:pPr>
            <w:r w:rsidRPr="004C6EAF">
              <w:rPr>
                <w:rFonts w:ascii="Calibri" w:eastAsia="Calibri" w:hAnsi="Calibri" w:cs="Calibri"/>
                <w:i/>
                <w:sz w:val="20"/>
                <w:szCs w:val="20"/>
                <w:highlight w:val="yellow"/>
              </w:rPr>
              <w:t>Insert / delete rows as required</w:t>
            </w:r>
          </w:p>
        </w:tc>
        <w:tc>
          <w:tcPr>
            <w:tcW w:w="1275" w:type="dxa"/>
            <w:tcBorders>
              <w:top w:val="single" w:sz="4" w:space="0" w:color="auto"/>
              <w:left w:val="single" w:sz="4" w:space="0" w:color="auto"/>
              <w:bottom w:val="single" w:sz="4" w:space="0" w:color="auto"/>
              <w:right w:val="single" w:sz="4" w:space="0" w:color="auto"/>
            </w:tcBorders>
            <w:vAlign w:val="center"/>
          </w:tcPr>
          <w:p w14:paraId="39B42A7F" w14:textId="77777777" w:rsidR="0051210B" w:rsidRPr="004C6EAF" w:rsidRDefault="0051210B">
            <w:pPr>
              <w:keepLines/>
              <w:spacing w:after="60" w:line="240" w:lineRule="auto"/>
              <w:jc w:val="right"/>
              <w:rPr>
                <w:rFonts w:ascii="Calibri" w:eastAsia="Calibri" w:hAnsi="Calibri" w:cs="Calibri"/>
                <w:sz w:val="20"/>
                <w:szCs w:val="20"/>
                <w:highlight w:val="yellow"/>
              </w:rPr>
            </w:pPr>
          </w:p>
        </w:tc>
        <w:tc>
          <w:tcPr>
            <w:tcW w:w="1181" w:type="dxa"/>
            <w:tcBorders>
              <w:top w:val="single" w:sz="4" w:space="0" w:color="auto"/>
              <w:left w:val="single" w:sz="4" w:space="0" w:color="auto"/>
              <w:bottom w:val="single" w:sz="4" w:space="0" w:color="auto"/>
              <w:right w:val="single" w:sz="4" w:space="0" w:color="auto"/>
            </w:tcBorders>
            <w:vAlign w:val="center"/>
          </w:tcPr>
          <w:p w14:paraId="4FCF24CD" w14:textId="77777777" w:rsidR="0051210B" w:rsidRPr="004C6EAF" w:rsidRDefault="0051210B">
            <w:pPr>
              <w:keepLines/>
              <w:spacing w:after="60" w:line="240" w:lineRule="auto"/>
              <w:jc w:val="right"/>
              <w:rPr>
                <w:rFonts w:ascii="Calibri" w:eastAsia="Calibri" w:hAnsi="Calibri" w:cs="Calibri"/>
                <w:sz w:val="20"/>
                <w:szCs w:val="20"/>
                <w:highlight w:val="yellow"/>
              </w:rPr>
            </w:pPr>
            <w:r w:rsidRPr="004C6EAF">
              <w:rPr>
                <w:rFonts w:ascii="Calibri" w:eastAsia="Calibri" w:hAnsi="Calibri" w:cs="Calibri"/>
                <w:sz w:val="20"/>
                <w:szCs w:val="20"/>
                <w:highlight w:val="yellow"/>
              </w:rPr>
              <w:t>$ xxx</w:t>
            </w:r>
          </w:p>
        </w:tc>
        <w:tc>
          <w:tcPr>
            <w:tcW w:w="1181" w:type="dxa"/>
            <w:tcBorders>
              <w:top w:val="single" w:sz="4" w:space="0" w:color="auto"/>
              <w:left w:val="single" w:sz="4" w:space="0" w:color="auto"/>
              <w:bottom w:val="single" w:sz="4" w:space="0" w:color="auto"/>
              <w:right w:val="single" w:sz="4" w:space="0" w:color="auto"/>
            </w:tcBorders>
            <w:vAlign w:val="center"/>
          </w:tcPr>
          <w:p w14:paraId="58C39E12" w14:textId="77777777" w:rsidR="0051210B" w:rsidRPr="004C6EAF" w:rsidRDefault="0051210B">
            <w:pPr>
              <w:keepLines/>
              <w:spacing w:after="60" w:line="240" w:lineRule="auto"/>
              <w:jc w:val="right"/>
              <w:rPr>
                <w:rFonts w:ascii="Calibri" w:eastAsia="Calibri" w:hAnsi="Calibri" w:cs="Calibri"/>
                <w:sz w:val="20"/>
                <w:szCs w:val="20"/>
                <w:highlight w:val="yellow"/>
              </w:rPr>
            </w:pPr>
            <w:r w:rsidRPr="004C6EAF">
              <w:rPr>
                <w:rFonts w:ascii="Calibri" w:eastAsia="Calibri" w:hAnsi="Calibri" w:cs="Calibri"/>
                <w:sz w:val="20"/>
                <w:szCs w:val="20"/>
                <w:highlight w:val="yellow"/>
              </w:rPr>
              <w:t>$ xxx</w:t>
            </w:r>
          </w:p>
        </w:tc>
        <w:tc>
          <w:tcPr>
            <w:tcW w:w="1182" w:type="dxa"/>
            <w:tcBorders>
              <w:top w:val="single" w:sz="4" w:space="0" w:color="auto"/>
              <w:left w:val="single" w:sz="4" w:space="0" w:color="auto"/>
              <w:bottom w:val="single" w:sz="4" w:space="0" w:color="auto"/>
            </w:tcBorders>
            <w:vAlign w:val="center"/>
          </w:tcPr>
          <w:p w14:paraId="6393EAF5" w14:textId="77777777" w:rsidR="0051210B" w:rsidRPr="004C6EAF" w:rsidRDefault="0051210B">
            <w:pPr>
              <w:keepLines/>
              <w:spacing w:after="60" w:line="240" w:lineRule="auto"/>
              <w:jc w:val="right"/>
              <w:rPr>
                <w:rFonts w:ascii="Calibri" w:eastAsia="Calibri" w:hAnsi="Calibri" w:cs="Calibri"/>
                <w:sz w:val="20"/>
                <w:szCs w:val="20"/>
                <w:highlight w:val="yellow"/>
              </w:rPr>
            </w:pPr>
            <w:r w:rsidRPr="004C6EAF">
              <w:rPr>
                <w:rFonts w:ascii="Calibri" w:eastAsia="Calibri" w:hAnsi="Calibri" w:cs="Calibri"/>
                <w:sz w:val="20"/>
                <w:szCs w:val="20"/>
                <w:highlight w:val="yellow"/>
              </w:rPr>
              <w:t>$ xxx</w:t>
            </w:r>
          </w:p>
        </w:tc>
      </w:tr>
      <w:tr w:rsidR="00F51A4E" w:rsidRPr="004C6EAF" w14:paraId="67AA9755" w14:textId="77777777" w:rsidTr="0051210B">
        <w:tc>
          <w:tcPr>
            <w:tcW w:w="1276" w:type="dxa"/>
            <w:gridSpan w:val="2"/>
            <w:tcBorders>
              <w:top w:val="single" w:sz="4" w:space="0" w:color="auto"/>
              <w:bottom w:val="single" w:sz="4" w:space="0" w:color="auto"/>
              <w:right w:val="single" w:sz="4" w:space="0" w:color="auto"/>
            </w:tcBorders>
            <w:shd w:val="clear" w:color="auto" w:fill="D7D8D8"/>
            <w:vAlign w:val="center"/>
          </w:tcPr>
          <w:p w14:paraId="551384DB" w14:textId="77777777" w:rsidR="0051210B" w:rsidRPr="004C6EAF" w:rsidRDefault="0051210B">
            <w:pPr>
              <w:keepLines/>
              <w:spacing w:after="60" w:line="240" w:lineRule="auto"/>
              <w:ind w:left="-36"/>
              <w:rPr>
                <w:rFonts w:ascii="Calibri" w:eastAsia="Calibri" w:hAnsi="Calibri" w:cs="Calibri"/>
                <w:sz w:val="20"/>
                <w:szCs w:val="20"/>
              </w:rPr>
            </w:pPr>
          </w:p>
        </w:tc>
        <w:tc>
          <w:tcPr>
            <w:tcW w:w="3686" w:type="dxa"/>
            <w:gridSpan w:val="2"/>
            <w:tcBorders>
              <w:top w:val="single" w:sz="4" w:space="0" w:color="auto"/>
              <w:left w:val="single" w:sz="4" w:space="0" w:color="auto"/>
              <w:bottom w:val="single" w:sz="4" w:space="0" w:color="auto"/>
              <w:right w:val="single" w:sz="4" w:space="0" w:color="auto"/>
            </w:tcBorders>
          </w:tcPr>
          <w:p w14:paraId="68DCBB6B" w14:textId="77777777" w:rsidR="0051210B" w:rsidRPr="004C6EAF" w:rsidRDefault="0051210B">
            <w:pPr>
              <w:keepLines/>
              <w:spacing w:after="60" w:line="240" w:lineRule="auto"/>
              <w:rPr>
                <w:rFonts w:ascii="Calibri" w:eastAsia="Calibri" w:hAnsi="Calibri" w:cs="Calibri"/>
                <w:sz w:val="20"/>
                <w:szCs w:val="20"/>
                <w:highlight w:val="yellow"/>
              </w:rPr>
            </w:pPr>
            <w:r w:rsidRPr="004C6EAF">
              <w:rPr>
                <w:rFonts w:ascii="Calibri" w:eastAsia="Calibri" w:hAnsi="Calibri" w:cs="Calibri"/>
                <w:i/>
                <w:sz w:val="20"/>
                <w:szCs w:val="20"/>
                <w:highlight w:val="yellow"/>
              </w:rPr>
              <w:t>Insert / delete rows as required</w:t>
            </w:r>
          </w:p>
        </w:tc>
        <w:tc>
          <w:tcPr>
            <w:tcW w:w="1275" w:type="dxa"/>
            <w:tcBorders>
              <w:top w:val="single" w:sz="4" w:space="0" w:color="auto"/>
              <w:left w:val="single" w:sz="4" w:space="0" w:color="auto"/>
              <w:bottom w:val="single" w:sz="4" w:space="0" w:color="auto"/>
              <w:right w:val="single" w:sz="4" w:space="0" w:color="auto"/>
            </w:tcBorders>
            <w:vAlign w:val="center"/>
          </w:tcPr>
          <w:p w14:paraId="770EED5B" w14:textId="77777777" w:rsidR="0051210B" w:rsidRPr="004C6EAF" w:rsidRDefault="0051210B">
            <w:pPr>
              <w:keepLines/>
              <w:spacing w:after="60" w:line="240" w:lineRule="auto"/>
              <w:jc w:val="right"/>
              <w:rPr>
                <w:rFonts w:ascii="Calibri" w:eastAsia="Calibri" w:hAnsi="Calibri" w:cs="Calibri"/>
                <w:sz w:val="20"/>
                <w:szCs w:val="20"/>
                <w:highlight w:val="yellow"/>
              </w:rPr>
            </w:pPr>
          </w:p>
        </w:tc>
        <w:tc>
          <w:tcPr>
            <w:tcW w:w="1181" w:type="dxa"/>
            <w:tcBorders>
              <w:top w:val="single" w:sz="4" w:space="0" w:color="auto"/>
              <w:left w:val="single" w:sz="4" w:space="0" w:color="auto"/>
              <w:bottom w:val="single" w:sz="4" w:space="0" w:color="auto"/>
              <w:right w:val="single" w:sz="4" w:space="0" w:color="auto"/>
            </w:tcBorders>
            <w:vAlign w:val="center"/>
          </w:tcPr>
          <w:p w14:paraId="12B4B512" w14:textId="77777777" w:rsidR="0051210B" w:rsidRPr="004C6EAF" w:rsidRDefault="0051210B">
            <w:pPr>
              <w:keepLines/>
              <w:spacing w:after="60" w:line="240" w:lineRule="auto"/>
              <w:jc w:val="right"/>
              <w:rPr>
                <w:rFonts w:ascii="Calibri" w:eastAsia="Calibri" w:hAnsi="Calibri" w:cs="Calibri"/>
                <w:sz w:val="20"/>
                <w:szCs w:val="20"/>
                <w:highlight w:val="yellow"/>
              </w:rPr>
            </w:pPr>
            <w:r w:rsidRPr="004C6EAF">
              <w:rPr>
                <w:rFonts w:ascii="Calibri" w:eastAsia="Calibri" w:hAnsi="Calibri" w:cs="Calibri"/>
                <w:sz w:val="20"/>
                <w:szCs w:val="20"/>
                <w:highlight w:val="yellow"/>
              </w:rPr>
              <w:t>$ xxx</w:t>
            </w:r>
          </w:p>
        </w:tc>
        <w:tc>
          <w:tcPr>
            <w:tcW w:w="1181" w:type="dxa"/>
            <w:tcBorders>
              <w:top w:val="single" w:sz="4" w:space="0" w:color="auto"/>
              <w:left w:val="single" w:sz="4" w:space="0" w:color="auto"/>
              <w:bottom w:val="single" w:sz="4" w:space="0" w:color="auto"/>
              <w:right w:val="single" w:sz="4" w:space="0" w:color="auto"/>
            </w:tcBorders>
            <w:vAlign w:val="center"/>
          </w:tcPr>
          <w:p w14:paraId="39933481" w14:textId="77777777" w:rsidR="0051210B" w:rsidRPr="004C6EAF" w:rsidRDefault="0051210B">
            <w:pPr>
              <w:keepLines/>
              <w:spacing w:after="60" w:line="240" w:lineRule="auto"/>
              <w:jc w:val="right"/>
              <w:rPr>
                <w:rFonts w:ascii="Calibri" w:eastAsia="Calibri" w:hAnsi="Calibri" w:cs="Calibri"/>
                <w:sz w:val="20"/>
                <w:szCs w:val="20"/>
                <w:highlight w:val="yellow"/>
              </w:rPr>
            </w:pPr>
            <w:r w:rsidRPr="004C6EAF">
              <w:rPr>
                <w:rFonts w:ascii="Calibri" w:eastAsia="Calibri" w:hAnsi="Calibri" w:cs="Calibri"/>
                <w:sz w:val="20"/>
                <w:szCs w:val="20"/>
                <w:highlight w:val="yellow"/>
              </w:rPr>
              <w:t>$ xxx</w:t>
            </w:r>
          </w:p>
        </w:tc>
        <w:tc>
          <w:tcPr>
            <w:tcW w:w="1182" w:type="dxa"/>
            <w:tcBorders>
              <w:top w:val="single" w:sz="4" w:space="0" w:color="auto"/>
              <w:left w:val="single" w:sz="4" w:space="0" w:color="auto"/>
              <w:bottom w:val="single" w:sz="4" w:space="0" w:color="auto"/>
            </w:tcBorders>
            <w:vAlign w:val="center"/>
          </w:tcPr>
          <w:p w14:paraId="5F51FED8" w14:textId="77777777" w:rsidR="0051210B" w:rsidRPr="004C6EAF" w:rsidRDefault="0051210B">
            <w:pPr>
              <w:keepLines/>
              <w:spacing w:after="60" w:line="240" w:lineRule="auto"/>
              <w:jc w:val="right"/>
              <w:rPr>
                <w:rFonts w:ascii="Calibri" w:eastAsia="Calibri" w:hAnsi="Calibri" w:cs="Calibri"/>
                <w:sz w:val="20"/>
                <w:szCs w:val="20"/>
              </w:rPr>
            </w:pPr>
            <w:r w:rsidRPr="004C6EAF">
              <w:rPr>
                <w:rFonts w:ascii="Calibri" w:eastAsia="Calibri" w:hAnsi="Calibri" w:cs="Calibri"/>
                <w:sz w:val="20"/>
                <w:szCs w:val="20"/>
                <w:highlight w:val="yellow"/>
              </w:rPr>
              <w:t>$ xxx</w:t>
            </w:r>
          </w:p>
        </w:tc>
      </w:tr>
      <w:tr w:rsidR="00F51A4E" w:rsidRPr="004C6EAF" w14:paraId="691232E4" w14:textId="77777777">
        <w:trPr>
          <w:trHeight w:val="332"/>
        </w:trPr>
        <w:tc>
          <w:tcPr>
            <w:tcW w:w="6237" w:type="dxa"/>
            <w:gridSpan w:val="5"/>
            <w:tcBorders>
              <w:top w:val="single" w:sz="4" w:space="0" w:color="auto"/>
              <w:left w:val="single" w:sz="4" w:space="0" w:color="auto"/>
              <w:bottom w:val="nil"/>
              <w:right w:val="single" w:sz="4" w:space="0" w:color="auto"/>
            </w:tcBorders>
            <w:shd w:val="clear" w:color="auto" w:fill="DDDDDD"/>
            <w:vAlign w:val="center"/>
          </w:tcPr>
          <w:p w14:paraId="167C832E" w14:textId="77777777" w:rsidR="0051210B" w:rsidRPr="004C6EAF" w:rsidRDefault="0051210B">
            <w:pPr>
              <w:keepLines/>
              <w:spacing w:after="0"/>
              <w:ind w:left="252" w:hanging="252"/>
              <w:rPr>
                <w:rFonts w:ascii="Calibri" w:eastAsia="Calibri" w:hAnsi="Calibri" w:cs="Calibri"/>
                <w:sz w:val="20"/>
                <w:szCs w:val="20"/>
              </w:rPr>
            </w:pPr>
            <w:r w:rsidRPr="004C6EAF">
              <w:rPr>
                <w:rFonts w:ascii="Calibri" w:eastAsia="Calibri" w:hAnsi="Calibri" w:cs="Calibri"/>
                <w:b/>
                <w:sz w:val="20"/>
                <w:szCs w:val="20"/>
              </w:rPr>
              <w:t>Project components TOTAL</w:t>
            </w:r>
          </w:p>
        </w:tc>
        <w:tc>
          <w:tcPr>
            <w:tcW w:w="1181" w:type="dxa"/>
            <w:tcBorders>
              <w:top w:val="single" w:sz="4" w:space="0" w:color="auto"/>
              <w:left w:val="single" w:sz="4" w:space="0" w:color="auto"/>
              <w:bottom w:val="nil"/>
              <w:right w:val="single" w:sz="4" w:space="0" w:color="auto"/>
            </w:tcBorders>
            <w:shd w:val="clear" w:color="auto" w:fill="DDDDDD"/>
            <w:vAlign w:val="center"/>
          </w:tcPr>
          <w:p w14:paraId="41C13362" w14:textId="77777777" w:rsidR="0051210B" w:rsidRPr="004C6EAF" w:rsidRDefault="0051210B">
            <w:pPr>
              <w:keepLines/>
              <w:spacing w:after="0" w:line="240" w:lineRule="auto"/>
              <w:jc w:val="right"/>
              <w:rPr>
                <w:rFonts w:ascii="Calibri" w:eastAsia="Calibri" w:hAnsi="Calibri" w:cs="Calibri"/>
                <w:sz w:val="20"/>
                <w:szCs w:val="20"/>
              </w:rPr>
            </w:pPr>
            <w:r w:rsidRPr="004C6EAF">
              <w:rPr>
                <w:rFonts w:ascii="Calibri" w:eastAsia="Calibri" w:hAnsi="Calibri" w:cs="Calibri"/>
                <w:b/>
                <w:sz w:val="20"/>
                <w:szCs w:val="20"/>
              </w:rPr>
              <w:t>Ex. GST</w:t>
            </w:r>
          </w:p>
        </w:tc>
        <w:tc>
          <w:tcPr>
            <w:tcW w:w="1181" w:type="dxa"/>
            <w:tcBorders>
              <w:top w:val="single" w:sz="4" w:space="0" w:color="auto"/>
              <w:left w:val="single" w:sz="4" w:space="0" w:color="auto"/>
              <w:bottom w:val="nil"/>
              <w:right w:val="single" w:sz="4" w:space="0" w:color="auto"/>
            </w:tcBorders>
            <w:shd w:val="clear" w:color="auto" w:fill="DDDDDD"/>
            <w:vAlign w:val="center"/>
          </w:tcPr>
          <w:p w14:paraId="2BDD0EDE" w14:textId="77777777" w:rsidR="0051210B" w:rsidRPr="004C6EAF" w:rsidRDefault="0051210B">
            <w:pPr>
              <w:keepLines/>
              <w:spacing w:after="0" w:line="240" w:lineRule="auto"/>
              <w:jc w:val="right"/>
              <w:rPr>
                <w:rFonts w:ascii="Calibri" w:eastAsia="Calibri" w:hAnsi="Calibri" w:cs="Calibri"/>
                <w:sz w:val="20"/>
                <w:szCs w:val="20"/>
              </w:rPr>
            </w:pPr>
            <w:r w:rsidRPr="004C6EAF">
              <w:rPr>
                <w:rFonts w:ascii="Calibri" w:eastAsia="Calibri" w:hAnsi="Calibri" w:cs="Calibri"/>
                <w:b/>
                <w:sz w:val="20"/>
                <w:szCs w:val="20"/>
              </w:rPr>
              <w:t>GST</w:t>
            </w:r>
          </w:p>
        </w:tc>
        <w:tc>
          <w:tcPr>
            <w:tcW w:w="1182" w:type="dxa"/>
            <w:tcBorders>
              <w:top w:val="single" w:sz="4" w:space="0" w:color="auto"/>
              <w:left w:val="single" w:sz="4" w:space="0" w:color="auto"/>
              <w:bottom w:val="nil"/>
              <w:right w:val="single" w:sz="4" w:space="0" w:color="auto"/>
            </w:tcBorders>
            <w:shd w:val="clear" w:color="auto" w:fill="DDDDDD"/>
            <w:vAlign w:val="center"/>
          </w:tcPr>
          <w:p w14:paraId="5A903370" w14:textId="77777777" w:rsidR="0051210B" w:rsidRPr="004C6EAF" w:rsidRDefault="0051210B">
            <w:pPr>
              <w:keepLines/>
              <w:spacing w:after="0" w:line="240" w:lineRule="auto"/>
              <w:jc w:val="right"/>
              <w:rPr>
                <w:rFonts w:ascii="Calibri" w:eastAsia="Calibri" w:hAnsi="Calibri" w:cs="Calibri"/>
                <w:sz w:val="20"/>
                <w:szCs w:val="20"/>
              </w:rPr>
            </w:pPr>
            <w:r w:rsidRPr="004C6EAF">
              <w:rPr>
                <w:rFonts w:ascii="Calibri" w:eastAsia="Calibri" w:hAnsi="Calibri" w:cs="Calibri"/>
                <w:b/>
                <w:sz w:val="20"/>
                <w:szCs w:val="20"/>
              </w:rPr>
              <w:t>Inc. GST</w:t>
            </w:r>
          </w:p>
        </w:tc>
      </w:tr>
      <w:tr w:rsidR="001A7F68" w:rsidRPr="004C6EAF" w14:paraId="77343A24" w14:textId="77777777">
        <w:trPr>
          <w:trHeight w:val="433"/>
        </w:trPr>
        <w:tc>
          <w:tcPr>
            <w:tcW w:w="1276" w:type="dxa"/>
            <w:gridSpan w:val="2"/>
            <w:tcBorders>
              <w:top w:val="nil"/>
              <w:left w:val="single" w:sz="4" w:space="0" w:color="auto"/>
              <w:bottom w:val="single" w:sz="4" w:space="0" w:color="auto"/>
              <w:right w:val="nil"/>
            </w:tcBorders>
            <w:shd w:val="clear" w:color="auto" w:fill="DDDDDD"/>
            <w:vAlign w:val="center"/>
          </w:tcPr>
          <w:p w14:paraId="7A37418C" w14:textId="77777777" w:rsidR="0051210B" w:rsidRPr="004C6EAF" w:rsidRDefault="0051210B">
            <w:pPr>
              <w:keepLines/>
              <w:spacing w:after="0"/>
              <w:ind w:left="252" w:hanging="252"/>
              <w:jc w:val="right"/>
              <w:rPr>
                <w:rFonts w:ascii="Calibri" w:eastAsia="Calibri" w:hAnsi="Calibri" w:cs="Calibri"/>
                <w:sz w:val="20"/>
                <w:szCs w:val="20"/>
              </w:rPr>
            </w:pPr>
          </w:p>
        </w:tc>
        <w:tc>
          <w:tcPr>
            <w:tcW w:w="4961" w:type="dxa"/>
            <w:gridSpan w:val="3"/>
            <w:tcBorders>
              <w:top w:val="nil"/>
              <w:left w:val="nil"/>
              <w:bottom w:val="single" w:sz="4" w:space="0" w:color="auto"/>
              <w:right w:val="single" w:sz="4" w:space="0" w:color="auto"/>
            </w:tcBorders>
            <w:shd w:val="clear" w:color="auto" w:fill="DDDDDD"/>
            <w:vAlign w:val="center"/>
          </w:tcPr>
          <w:p w14:paraId="34DA8734" w14:textId="77777777" w:rsidR="0051210B" w:rsidRPr="004C6EAF" w:rsidRDefault="0051210B">
            <w:pPr>
              <w:keepLines/>
              <w:spacing w:after="0"/>
              <w:jc w:val="right"/>
              <w:rPr>
                <w:rFonts w:ascii="Calibri" w:eastAsia="Calibri" w:hAnsi="Calibri" w:cs="Calibri"/>
                <w:b/>
                <w:sz w:val="20"/>
                <w:szCs w:val="20"/>
              </w:rPr>
            </w:pPr>
          </w:p>
        </w:tc>
        <w:tc>
          <w:tcPr>
            <w:tcW w:w="1181" w:type="dxa"/>
            <w:tcBorders>
              <w:top w:val="nil"/>
              <w:left w:val="single" w:sz="4" w:space="0" w:color="auto"/>
              <w:bottom w:val="single" w:sz="4" w:space="0" w:color="auto"/>
              <w:right w:val="single" w:sz="4" w:space="0" w:color="auto"/>
            </w:tcBorders>
            <w:shd w:val="clear" w:color="auto" w:fill="DDDDDD"/>
            <w:vAlign w:val="bottom"/>
          </w:tcPr>
          <w:p w14:paraId="3E81ACBC" w14:textId="77777777" w:rsidR="0051210B" w:rsidRPr="004C6EAF" w:rsidRDefault="0051210B">
            <w:pPr>
              <w:keepLines/>
              <w:spacing w:after="0"/>
              <w:jc w:val="right"/>
              <w:rPr>
                <w:rFonts w:ascii="Calibri" w:eastAsia="Calibri" w:hAnsi="Calibri" w:cs="Calibri"/>
                <w:b/>
                <w:sz w:val="20"/>
                <w:szCs w:val="20"/>
                <w:highlight w:val="yellow"/>
              </w:rPr>
            </w:pPr>
            <w:r w:rsidRPr="004C6EAF">
              <w:rPr>
                <w:rFonts w:ascii="Calibri" w:eastAsia="Calibri" w:hAnsi="Calibri" w:cs="Calibri"/>
                <w:b/>
                <w:sz w:val="20"/>
                <w:szCs w:val="20"/>
                <w:highlight w:val="yellow"/>
              </w:rPr>
              <w:t xml:space="preserve">$ xxx                         </w:t>
            </w:r>
          </w:p>
        </w:tc>
        <w:tc>
          <w:tcPr>
            <w:tcW w:w="1181" w:type="dxa"/>
            <w:tcBorders>
              <w:top w:val="nil"/>
              <w:left w:val="single" w:sz="4" w:space="0" w:color="auto"/>
              <w:bottom w:val="single" w:sz="4" w:space="0" w:color="auto"/>
              <w:right w:val="single" w:sz="4" w:space="0" w:color="auto"/>
            </w:tcBorders>
            <w:shd w:val="clear" w:color="auto" w:fill="DDDDDD"/>
            <w:vAlign w:val="bottom"/>
          </w:tcPr>
          <w:p w14:paraId="0FCC6FC8" w14:textId="77777777" w:rsidR="0051210B" w:rsidRPr="004C6EAF" w:rsidRDefault="0051210B">
            <w:pPr>
              <w:keepLines/>
              <w:spacing w:after="0"/>
              <w:jc w:val="right"/>
              <w:rPr>
                <w:rFonts w:ascii="Calibri" w:eastAsia="Calibri" w:hAnsi="Calibri" w:cs="Calibri"/>
                <w:b/>
                <w:sz w:val="20"/>
                <w:szCs w:val="20"/>
                <w:highlight w:val="yellow"/>
              </w:rPr>
            </w:pPr>
            <w:r w:rsidRPr="004C6EAF">
              <w:rPr>
                <w:rFonts w:ascii="Calibri" w:eastAsia="Calibri" w:hAnsi="Calibri" w:cs="Calibri"/>
                <w:b/>
                <w:sz w:val="20"/>
                <w:szCs w:val="20"/>
                <w:highlight w:val="yellow"/>
              </w:rPr>
              <w:t xml:space="preserve">$ xxx                        </w:t>
            </w:r>
          </w:p>
        </w:tc>
        <w:tc>
          <w:tcPr>
            <w:tcW w:w="1182" w:type="dxa"/>
            <w:tcBorders>
              <w:top w:val="nil"/>
              <w:left w:val="single" w:sz="4" w:space="0" w:color="auto"/>
              <w:bottom w:val="single" w:sz="4" w:space="0" w:color="auto"/>
              <w:right w:val="single" w:sz="4" w:space="0" w:color="auto"/>
            </w:tcBorders>
            <w:shd w:val="clear" w:color="auto" w:fill="DDDDDD"/>
            <w:vAlign w:val="bottom"/>
          </w:tcPr>
          <w:p w14:paraId="30E90A13" w14:textId="77777777" w:rsidR="0051210B" w:rsidRPr="004C6EAF" w:rsidRDefault="0051210B">
            <w:pPr>
              <w:keepLines/>
              <w:spacing w:after="0"/>
              <w:jc w:val="right"/>
              <w:rPr>
                <w:rFonts w:ascii="Calibri" w:eastAsia="Calibri" w:hAnsi="Calibri" w:cs="Calibri"/>
                <w:i/>
                <w:sz w:val="20"/>
                <w:szCs w:val="20"/>
                <w:highlight w:val="yellow"/>
              </w:rPr>
            </w:pPr>
            <w:r w:rsidRPr="004C6EAF">
              <w:rPr>
                <w:rFonts w:ascii="Calibri" w:eastAsia="Calibri" w:hAnsi="Calibri" w:cs="Calibri"/>
                <w:b/>
                <w:sz w:val="20"/>
                <w:szCs w:val="20"/>
                <w:highlight w:val="yellow"/>
              </w:rPr>
              <w:t>$ xxx</w:t>
            </w:r>
          </w:p>
        </w:tc>
      </w:tr>
      <w:tr w:rsidR="0051210B" w:rsidRPr="0051210B" w14:paraId="3A30FB33" w14:textId="77777777" w:rsidTr="0051210B">
        <w:trPr>
          <w:trHeight w:val="538"/>
        </w:trPr>
        <w:tc>
          <w:tcPr>
            <w:tcW w:w="9781" w:type="dxa"/>
            <w:gridSpan w:val="8"/>
            <w:shd w:val="clear" w:color="auto" w:fill="404046"/>
          </w:tcPr>
          <w:p w14:paraId="29A75C9C" w14:textId="77777777" w:rsidR="0051210B" w:rsidRPr="0051210B" w:rsidRDefault="0051210B">
            <w:pPr>
              <w:keepNext/>
              <w:keepLines/>
              <w:spacing w:before="40" w:after="40" w:line="240" w:lineRule="auto"/>
              <w:rPr>
                <w:rFonts w:ascii="Calibri" w:eastAsia="Calibri" w:hAnsi="Calibri" w:cs="Calibri"/>
                <w:b/>
                <w:smallCaps/>
                <w:color w:val="FFFFFF" w:themeColor="background1"/>
                <w:sz w:val="24"/>
                <w:szCs w:val="20"/>
              </w:rPr>
            </w:pPr>
            <w:r w:rsidRPr="0051210B">
              <w:rPr>
                <w:rFonts w:ascii="Calibri" w:eastAsia="Calibri" w:hAnsi="Calibri" w:cs="Calibri"/>
                <w:b/>
                <w:smallCaps/>
                <w:color w:val="FFFFFF" w:themeColor="background1"/>
                <w:sz w:val="24"/>
                <w:szCs w:val="20"/>
              </w:rPr>
              <w:t xml:space="preserve">Key Payment Milestones </w:t>
            </w:r>
          </w:p>
          <w:p w14:paraId="149884F2" w14:textId="77777777" w:rsidR="0051210B" w:rsidRPr="0051210B" w:rsidRDefault="0051210B">
            <w:pPr>
              <w:keepLines/>
              <w:spacing w:after="60" w:line="240" w:lineRule="auto"/>
              <w:rPr>
                <w:rFonts w:ascii="Calibri" w:eastAsia="Calibri" w:hAnsi="Calibri" w:cs="Calibri"/>
                <w:smallCaps/>
                <w:color w:val="FFFFFF" w:themeColor="background1"/>
                <w:sz w:val="24"/>
                <w:szCs w:val="20"/>
              </w:rPr>
            </w:pPr>
            <w:r w:rsidRPr="0051210B">
              <w:rPr>
                <w:rFonts w:ascii="Calibri" w:eastAsia="Calibri" w:hAnsi="Calibri" w:cs="Calibri"/>
                <w:i/>
                <w:color w:val="FFFFFF" w:themeColor="background1"/>
                <w:sz w:val="16"/>
                <w:szCs w:val="20"/>
              </w:rPr>
              <w:t>Milestone payments are made up of project components only. Other expenses are to be invoiced separately.</w:t>
            </w:r>
          </w:p>
        </w:tc>
      </w:tr>
      <w:tr w:rsidR="001A7F68" w:rsidRPr="004C6EAF" w14:paraId="4C82DF62" w14:textId="77777777" w:rsidTr="0051210B">
        <w:trPr>
          <w:trHeight w:val="567"/>
        </w:trPr>
        <w:tc>
          <w:tcPr>
            <w:tcW w:w="567" w:type="dxa"/>
            <w:vMerge w:val="restart"/>
            <w:tcBorders>
              <w:right w:val="single" w:sz="4" w:space="0" w:color="auto"/>
            </w:tcBorders>
            <w:shd w:val="clear" w:color="auto" w:fill="D7D8D8"/>
          </w:tcPr>
          <w:p w14:paraId="0421B1B7" w14:textId="77777777" w:rsidR="0051210B" w:rsidRPr="004C6EAF" w:rsidRDefault="0051210B">
            <w:pPr>
              <w:spacing w:after="0"/>
              <w:rPr>
                <w:rFonts w:ascii="Calibri" w:eastAsia="Calibri" w:hAnsi="Calibri" w:cs="Times New Roman"/>
                <w:highlight w:val="yellow"/>
              </w:rPr>
            </w:pPr>
            <w:r w:rsidRPr="004C6EAF">
              <w:rPr>
                <w:rFonts w:ascii="Calibri" w:eastAsia="Calibri" w:hAnsi="Calibri" w:cs="Times New Roman"/>
                <w:sz w:val="18"/>
                <w:highlight w:val="yellow"/>
              </w:rPr>
              <w:t>27</w:t>
            </w:r>
          </w:p>
        </w:tc>
        <w:tc>
          <w:tcPr>
            <w:tcW w:w="3261" w:type="dxa"/>
            <w:gridSpan w:val="2"/>
            <w:tcBorders>
              <w:bottom w:val="single" w:sz="4" w:space="0" w:color="auto"/>
              <w:right w:val="single" w:sz="4" w:space="0" w:color="auto"/>
            </w:tcBorders>
            <w:shd w:val="clear" w:color="auto" w:fill="D7D8D8"/>
            <w:vAlign w:val="center"/>
          </w:tcPr>
          <w:p w14:paraId="1BAB7952" w14:textId="77777777" w:rsidR="0051210B" w:rsidRPr="004C6EAF" w:rsidRDefault="0051210B">
            <w:pPr>
              <w:spacing w:after="0"/>
              <w:rPr>
                <w:rFonts w:ascii="Calibri" w:eastAsia="Calibri" w:hAnsi="Calibri" w:cs="Times New Roman"/>
                <w:b/>
                <w:sz w:val="20"/>
              </w:rPr>
            </w:pPr>
            <w:r w:rsidRPr="004C6EAF">
              <w:rPr>
                <w:rFonts w:ascii="Calibri" w:eastAsia="Calibri" w:hAnsi="Calibri" w:cs="Times New Roman"/>
                <w:b/>
                <w:sz w:val="20"/>
              </w:rPr>
              <w:t>Milestone</w:t>
            </w:r>
          </w:p>
        </w:tc>
        <w:tc>
          <w:tcPr>
            <w:tcW w:w="2409" w:type="dxa"/>
            <w:gridSpan w:val="2"/>
            <w:tcBorders>
              <w:left w:val="single" w:sz="4" w:space="0" w:color="auto"/>
              <w:bottom w:val="single" w:sz="4" w:space="0" w:color="auto"/>
              <w:right w:val="single" w:sz="4" w:space="0" w:color="auto"/>
            </w:tcBorders>
            <w:shd w:val="clear" w:color="auto" w:fill="D7D8D8"/>
            <w:vAlign w:val="center"/>
          </w:tcPr>
          <w:p w14:paraId="1C5A0F57" w14:textId="77777777" w:rsidR="0051210B" w:rsidRPr="004C6EAF" w:rsidRDefault="0051210B">
            <w:pPr>
              <w:spacing w:after="0"/>
              <w:rPr>
                <w:rFonts w:ascii="Calibri" w:eastAsia="Calibri" w:hAnsi="Calibri" w:cs="Times New Roman"/>
                <w:b/>
                <w:sz w:val="20"/>
              </w:rPr>
            </w:pPr>
            <w:r>
              <w:rPr>
                <w:rFonts w:ascii="Calibri" w:eastAsia="Calibri" w:hAnsi="Calibri" w:cs="Times New Roman"/>
                <w:b/>
                <w:sz w:val="20"/>
              </w:rPr>
              <w:t>Proposed d</w:t>
            </w:r>
            <w:r w:rsidRPr="004C6EAF">
              <w:rPr>
                <w:rFonts w:ascii="Calibri" w:eastAsia="Calibri" w:hAnsi="Calibri" w:cs="Times New Roman"/>
                <w:b/>
                <w:sz w:val="20"/>
              </w:rPr>
              <w:t>ue date</w:t>
            </w:r>
          </w:p>
        </w:tc>
        <w:tc>
          <w:tcPr>
            <w:tcW w:w="1181" w:type="dxa"/>
            <w:tcBorders>
              <w:left w:val="single" w:sz="4" w:space="0" w:color="auto"/>
              <w:bottom w:val="single" w:sz="4" w:space="0" w:color="auto"/>
              <w:right w:val="single" w:sz="4" w:space="0" w:color="auto"/>
            </w:tcBorders>
            <w:shd w:val="clear" w:color="auto" w:fill="D7D8D8"/>
            <w:vAlign w:val="center"/>
          </w:tcPr>
          <w:p w14:paraId="460B3A32" w14:textId="77777777" w:rsidR="0051210B" w:rsidRPr="004C6EAF" w:rsidRDefault="0051210B">
            <w:pPr>
              <w:spacing w:after="0"/>
              <w:jc w:val="right"/>
              <w:rPr>
                <w:rFonts w:ascii="Calibri" w:eastAsia="Calibri" w:hAnsi="Calibri" w:cs="Times New Roman"/>
                <w:b/>
                <w:sz w:val="20"/>
              </w:rPr>
            </w:pPr>
            <w:r w:rsidRPr="004C6EAF">
              <w:rPr>
                <w:rFonts w:ascii="Calibri" w:eastAsia="Calibri" w:hAnsi="Calibri" w:cs="Calibri"/>
                <w:b/>
                <w:sz w:val="20"/>
                <w:szCs w:val="20"/>
                <w:highlight w:val="yellow"/>
              </w:rPr>
              <w:t>Ex. GST</w:t>
            </w:r>
          </w:p>
        </w:tc>
        <w:tc>
          <w:tcPr>
            <w:tcW w:w="1181" w:type="dxa"/>
            <w:tcBorders>
              <w:left w:val="single" w:sz="4" w:space="0" w:color="auto"/>
              <w:bottom w:val="single" w:sz="4" w:space="0" w:color="auto"/>
              <w:right w:val="single" w:sz="4" w:space="0" w:color="auto"/>
            </w:tcBorders>
            <w:shd w:val="clear" w:color="auto" w:fill="D7D8D8"/>
            <w:vAlign w:val="center"/>
          </w:tcPr>
          <w:p w14:paraId="37C475D8" w14:textId="77777777" w:rsidR="0051210B" w:rsidRPr="004C6EAF" w:rsidRDefault="0051210B">
            <w:pPr>
              <w:spacing w:after="0"/>
              <w:jc w:val="right"/>
              <w:rPr>
                <w:rFonts w:ascii="Calibri" w:eastAsia="Calibri" w:hAnsi="Calibri" w:cs="Times New Roman"/>
                <w:b/>
                <w:sz w:val="20"/>
                <w:highlight w:val="yellow"/>
              </w:rPr>
            </w:pPr>
            <w:r w:rsidRPr="004C6EAF">
              <w:rPr>
                <w:rFonts w:ascii="Calibri" w:eastAsia="Calibri" w:hAnsi="Calibri" w:cs="Calibri"/>
                <w:b/>
                <w:sz w:val="20"/>
                <w:szCs w:val="20"/>
                <w:highlight w:val="yellow"/>
              </w:rPr>
              <w:t>GST</w:t>
            </w:r>
          </w:p>
        </w:tc>
        <w:tc>
          <w:tcPr>
            <w:tcW w:w="1182" w:type="dxa"/>
            <w:tcBorders>
              <w:left w:val="single" w:sz="4" w:space="0" w:color="auto"/>
              <w:bottom w:val="single" w:sz="4" w:space="0" w:color="auto"/>
              <w:right w:val="single" w:sz="4" w:space="0" w:color="auto"/>
            </w:tcBorders>
            <w:shd w:val="clear" w:color="auto" w:fill="D7D8D8"/>
            <w:vAlign w:val="center"/>
          </w:tcPr>
          <w:p w14:paraId="06E9A59B" w14:textId="77777777" w:rsidR="0051210B" w:rsidRPr="004C6EAF" w:rsidRDefault="0051210B">
            <w:pPr>
              <w:spacing w:after="0"/>
              <w:jc w:val="right"/>
              <w:rPr>
                <w:rFonts w:ascii="Calibri" w:eastAsia="Calibri" w:hAnsi="Calibri" w:cs="Times New Roman"/>
                <w:b/>
                <w:sz w:val="20"/>
                <w:highlight w:val="yellow"/>
              </w:rPr>
            </w:pPr>
            <w:r w:rsidRPr="004C6EAF">
              <w:rPr>
                <w:rFonts w:ascii="Calibri" w:eastAsia="Calibri" w:hAnsi="Calibri" w:cs="Calibri"/>
                <w:b/>
                <w:sz w:val="20"/>
                <w:szCs w:val="20"/>
                <w:highlight w:val="yellow"/>
              </w:rPr>
              <w:t>Inc. GST</w:t>
            </w:r>
          </w:p>
        </w:tc>
      </w:tr>
      <w:tr w:rsidR="00F51A4E" w:rsidRPr="004C6EAF" w14:paraId="7169E247" w14:textId="77777777" w:rsidTr="0051210B">
        <w:tc>
          <w:tcPr>
            <w:tcW w:w="567" w:type="dxa"/>
            <w:vMerge/>
            <w:tcBorders>
              <w:right w:val="single" w:sz="4" w:space="0" w:color="auto"/>
            </w:tcBorders>
            <w:shd w:val="clear" w:color="auto" w:fill="C6D9F1"/>
          </w:tcPr>
          <w:p w14:paraId="53C095A8" w14:textId="77777777" w:rsidR="0051210B" w:rsidRPr="004C6EAF" w:rsidRDefault="0051210B">
            <w:pPr>
              <w:spacing w:before="240" w:after="0"/>
              <w:rPr>
                <w:rFonts w:ascii="Calibri" w:eastAsia="Calibri" w:hAnsi="Calibri" w:cs="Times New Roman"/>
                <w:highlight w:val="yellow"/>
              </w:rPr>
            </w:pPr>
          </w:p>
        </w:tc>
        <w:tc>
          <w:tcPr>
            <w:tcW w:w="3261" w:type="dxa"/>
            <w:gridSpan w:val="2"/>
            <w:tcBorders>
              <w:bottom w:val="single" w:sz="4" w:space="0" w:color="auto"/>
              <w:right w:val="single" w:sz="4" w:space="0" w:color="auto"/>
            </w:tcBorders>
            <w:shd w:val="clear" w:color="auto" w:fill="D7D8D8"/>
            <w:vAlign w:val="bottom"/>
          </w:tcPr>
          <w:p w14:paraId="1E3A2CD1" w14:textId="77777777" w:rsidR="0051210B" w:rsidRPr="004C6EAF" w:rsidRDefault="0051210B">
            <w:pPr>
              <w:spacing w:before="240" w:after="0"/>
              <w:rPr>
                <w:rFonts w:ascii="Calibri" w:eastAsia="Calibri" w:hAnsi="Calibri" w:cs="Times New Roman"/>
                <w:sz w:val="20"/>
                <w:highlight w:val="yellow"/>
              </w:rPr>
            </w:pPr>
            <w:r w:rsidRPr="004C6EAF">
              <w:rPr>
                <w:rFonts w:ascii="Calibri" w:eastAsia="Calibri" w:hAnsi="Calibri" w:cs="Times New Roman"/>
                <w:sz w:val="20"/>
                <w:highlight w:val="yellow"/>
              </w:rPr>
              <w:t>[insert milestone] e.g. Stage One or Milestone 1</w:t>
            </w:r>
          </w:p>
        </w:tc>
        <w:tc>
          <w:tcPr>
            <w:tcW w:w="2409" w:type="dxa"/>
            <w:gridSpan w:val="2"/>
            <w:tcBorders>
              <w:left w:val="single" w:sz="4" w:space="0" w:color="auto"/>
              <w:bottom w:val="single" w:sz="4" w:space="0" w:color="auto"/>
              <w:right w:val="single" w:sz="4" w:space="0" w:color="auto"/>
            </w:tcBorders>
            <w:vAlign w:val="center"/>
          </w:tcPr>
          <w:p w14:paraId="38D61F26" w14:textId="77777777" w:rsidR="0051210B" w:rsidRPr="004C6EAF" w:rsidRDefault="0051210B">
            <w:pPr>
              <w:spacing w:before="240" w:after="0"/>
              <w:jc w:val="right"/>
              <w:rPr>
                <w:rFonts w:ascii="Calibri" w:eastAsia="Calibri" w:hAnsi="Calibri" w:cs="Times New Roman"/>
                <w:sz w:val="20"/>
              </w:rPr>
            </w:pPr>
          </w:p>
        </w:tc>
        <w:tc>
          <w:tcPr>
            <w:tcW w:w="1181" w:type="dxa"/>
            <w:tcBorders>
              <w:left w:val="single" w:sz="4" w:space="0" w:color="auto"/>
              <w:bottom w:val="single" w:sz="4" w:space="0" w:color="auto"/>
              <w:right w:val="single" w:sz="4" w:space="0" w:color="auto"/>
            </w:tcBorders>
            <w:vAlign w:val="center"/>
          </w:tcPr>
          <w:p w14:paraId="0975CAC0" w14:textId="77777777" w:rsidR="0051210B" w:rsidRPr="004C6EAF" w:rsidRDefault="0051210B">
            <w:pPr>
              <w:spacing w:before="240" w:after="0"/>
              <w:jc w:val="right"/>
              <w:rPr>
                <w:rFonts w:ascii="Calibri" w:eastAsia="Calibri" w:hAnsi="Calibri" w:cs="Times New Roman"/>
                <w:sz w:val="20"/>
              </w:rPr>
            </w:pPr>
            <w:r w:rsidRPr="004C6EAF">
              <w:rPr>
                <w:rFonts w:ascii="Calibri" w:eastAsia="Calibri" w:hAnsi="Calibri" w:cs="Calibri"/>
                <w:sz w:val="20"/>
                <w:szCs w:val="20"/>
                <w:highlight w:val="yellow"/>
              </w:rPr>
              <w:t>$ xxx</w:t>
            </w:r>
          </w:p>
        </w:tc>
        <w:tc>
          <w:tcPr>
            <w:tcW w:w="1181" w:type="dxa"/>
            <w:tcBorders>
              <w:left w:val="single" w:sz="4" w:space="0" w:color="auto"/>
              <w:bottom w:val="single" w:sz="4" w:space="0" w:color="auto"/>
              <w:right w:val="single" w:sz="4" w:space="0" w:color="auto"/>
            </w:tcBorders>
            <w:vAlign w:val="center"/>
          </w:tcPr>
          <w:p w14:paraId="06EFE858" w14:textId="77777777" w:rsidR="0051210B" w:rsidRPr="004C6EAF" w:rsidRDefault="0051210B">
            <w:pPr>
              <w:spacing w:before="240" w:after="0"/>
              <w:jc w:val="right"/>
              <w:rPr>
                <w:rFonts w:ascii="Calibri" w:eastAsia="Calibri" w:hAnsi="Calibri" w:cs="Times New Roman"/>
                <w:sz w:val="20"/>
                <w:highlight w:val="yellow"/>
              </w:rPr>
            </w:pPr>
            <w:r w:rsidRPr="004C6EAF">
              <w:rPr>
                <w:rFonts w:ascii="Calibri" w:eastAsia="Calibri" w:hAnsi="Calibri" w:cs="Calibri"/>
                <w:sz w:val="20"/>
                <w:szCs w:val="20"/>
                <w:highlight w:val="yellow"/>
              </w:rPr>
              <w:t>$ xxx</w:t>
            </w:r>
          </w:p>
        </w:tc>
        <w:tc>
          <w:tcPr>
            <w:tcW w:w="1182" w:type="dxa"/>
            <w:tcBorders>
              <w:left w:val="single" w:sz="4" w:space="0" w:color="auto"/>
              <w:bottom w:val="single" w:sz="4" w:space="0" w:color="auto"/>
              <w:right w:val="single" w:sz="4" w:space="0" w:color="auto"/>
            </w:tcBorders>
            <w:vAlign w:val="center"/>
          </w:tcPr>
          <w:p w14:paraId="3CB11B1C" w14:textId="77777777" w:rsidR="0051210B" w:rsidRPr="004C6EAF" w:rsidRDefault="0051210B">
            <w:pPr>
              <w:spacing w:before="240" w:after="0"/>
              <w:jc w:val="right"/>
              <w:rPr>
                <w:rFonts w:ascii="Calibri" w:eastAsia="Calibri" w:hAnsi="Calibri" w:cs="Times New Roman"/>
                <w:sz w:val="20"/>
                <w:highlight w:val="yellow"/>
              </w:rPr>
            </w:pPr>
            <w:r w:rsidRPr="004C6EAF">
              <w:rPr>
                <w:rFonts w:ascii="Calibri" w:eastAsia="Calibri" w:hAnsi="Calibri" w:cs="Calibri"/>
                <w:sz w:val="20"/>
                <w:szCs w:val="20"/>
                <w:highlight w:val="yellow"/>
              </w:rPr>
              <w:t>$ xxx</w:t>
            </w:r>
          </w:p>
        </w:tc>
      </w:tr>
      <w:tr w:rsidR="00F51A4E" w:rsidRPr="004C6EAF" w14:paraId="080BDA1A" w14:textId="77777777" w:rsidTr="0051210B">
        <w:tc>
          <w:tcPr>
            <w:tcW w:w="567" w:type="dxa"/>
            <w:vMerge/>
            <w:tcBorders>
              <w:right w:val="single" w:sz="4" w:space="0" w:color="auto"/>
            </w:tcBorders>
            <w:shd w:val="clear" w:color="auto" w:fill="C6D9F1"/>
          </w:tcPr>
          <w:p w14:paraId="061AA739" w14:textId="77777777" w:rsidR="0051210B" w:rsidRPr="004C6EAF" w:rsidRDefault="0051210B">
            <w:pPr>
              <w:spacing w:before="240" w:after="0"/>
              <w:rPr>
                <w:rFonts w:ascii="Calibri" w:eastAsia="Calibri" w:hAnsi="Calibri" w:cs="Times New Roman"/>
                <w:highlight w:val="yellow"/>
              </w:rPr>
            </w:pPr>
          </w:p>
        </w:tc>
        <w:tc>
          <w:tcPr>
            <w:tcW w:w="3261" w:type="dxa"/>
            <w:gridSpan w:val="2"/>
            <w:tcBorders>
              <w:top w:val="single" w:sz="4" w:space="0" w:color="auto"/>
              <w:bottom w:val="single" w:sz="4" w:space="0" w:color="auto"/>
              <w:right w:val="single" w:sz="4" w:space="0" w:color="auto"/>
            </w:tcBorders>
            <w:shd w:val="clear" w:color="auto" w:fill="D7D8D8"/>
            <w:vAlign w:val="bottom"/>
          </w:tcPr>
          <w:p w14:paraId="478DD8B3" w14:textId="77777777" w:rsidR="0051210B" w:rsidRPr="004C6EAF" w:rsidRDefault="0051210B">
            <w:pPr>
              <w:spacing w:before="240" w:after="0"/>
              <w:rPr>
                <w:rFonts w:ascii="Calibri" w:eastAsia="Calibri" w:hAnsi="Calibri" w:cs="Times New Roman"/>
                <w:sz w:val="20"/>
                <w:highlight w:val="yellow"/>
              </w:rPr>
            </w:pPr>
            <w:r w:rsidRPr="004C6EAF">
              <w:rPr>
                <w:rFonts w:ascii="Calibri" w:eastAsia="Calibri" w:hAnsi="Calibri" w:cs="Times New Roman"/>
                <w:sz w:val="20"/>
                <w:highlight w:val="yellow"/>
              </w:rPr>
              <w:t>Milestone 2</w:t>
            </w:r>
          </w:p>
        </w:tc>
        <w:tc>
          <w:tcPr>
            <w:tcW w:w="2409" w:type="dxa"/>
            <w:gridSpan w:val="2"/>
            <w:tcBorders>
              <w:top w:val="single" w:sz="4" w:space="0" w:color="auto"/>
              <w:left w:val="single" w:sz="4" w:space="0" w:color="auto"/>
              <w:bottom w:val="single" w:sz="4" w:space="0" w:color="auto"/>
              <w:right w:val="single" w:sz="4" w:space="0" w:color="auto"/>
            </w:tcBorders>
            <w:vAlign w:val="center"/>
          </w:tcPr>
          <w:p w14:paraId="27BF1E33" w14:textId="77777777" w:rsidR="0051210B" w:rsidRPr="004C6EAF" w:rsidRDefault="0051210B">
            <w:pPr>
              <w:spacing w:before="240" w:after="0"/>
              <w:jc w:val="right"/>
              <w:rPr>
                <w:rFonts w:ascii="Calibri" w:eastAsia="Calibri" w:hAnsi="Calibri" w:cs="Times New Roman"/>
                <w:sz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69F655D4" w14:textId="77777777" w:rsidR="0051210B" w:rsidRPr="004C6EAF" w:rsidRDefault="0051210B">
            <w:pPr>
              <w:spacing w:before="240" w:after="0"/>
              <w:jc w:val="right"/>
              <w:rPr>
                <w:rFonts w:ascii="Calibri" w:eastAsia="Calibri" w:hAnsi="Calibri" w:cs="Times New Roman"/>
                <w:sz w:val="20"/>
              </w:rPr>
            </w:pPr>
            <w:r w:rsidRPr="004C6EAF">
              <w:rPr>
                <w:rFonts w:ascii="Calibri" w:eastAsia="Calibri" w:hAnsi="Calibri" w:cs="Calibri"/>
                <w:sz w:val="20"/>
                <w:szCs w:val="20"/>
                <w:highlight w:val="yellow"/>
              </w:rPr>
              <w:t>$ xxx</w:t>
            </w:r>
          </w:p>
        </w:tc>
        <w:tc>
          <w:tcPr>
            <w:tcW w:w="1181" w:type="dxa"/>
            <w:tcBorders>
              <w:top w:val="single" w:sz="4" w:space="0" w:color="auto"/>
              <w:left w:val="single" w:sz="4" w:space="0" w:color="auto"/>
              <w:bottom w:val="single" w:sz="4" w:space="0" w:color="auto"/>
              <w:right w:val="single" w:sz="4" w:space="0" w:color="auto"/>
            </w:tcBorders>
            <w:vAlign w:val="center"/>
          </w:tcPr>
          <w:p w14:paraId="2A4794E9" w14:textId="77777777" w:rsidR="0051210B" w:rsidRPr="004C6EAF" w:rsidRDefault="0051210B">
            <w:pPr>
              <w:spacing w:before="240" w:after="0"/>
              <w:jc w:val="right"/>
              <w:rPr>
                <w:rFonts w:ascii="Calibri" w:eastAsia="Calibri" w:hAnsi="Calibri" w:cs="Times New Roman"/>
                <w:sz w:val="20"/>
                <w:highlight w:val="yellow"/>
              </w:rPr>
            </w:pPr>
            <w:r w:rsidRPr="004C6EAF">
              <w:rPr>
                <w:rFonts w:ascii="Calibri" w:eastAsia="Calibri" w:hAnsi="Calibri" w:cs="Calibri"/>
                <w:sz w:val="20"/>
                <w:szCs w:val="20"/>
                <w:highlight w:val="yellow"/>
              </w:rPr>
              <w:t>$ xxx</w:t>
            </w:r>
          </w:p>
        </w:tc>
        <w:tc>
          <w:tcPr>
            <w:tcW w:w="1182" w:type="dxa"/>
            <w:tcBorders>
              <w:top w:val="single" w:sz="4" w:space="0" w:color="auto"/>
              <w:left w:val="single" w:sz="4" w:space="0" w:color="auto"/>
              <w:bottom w:val="single" w:sz="4" w:space="0" w:color="auto"/>
              <w:right w:val="single" w:sz="4" w:space="0" w:color="auto"/>
            </w:tcBorders>
            <w:vAlign w:val="center"/>
          </w:tcPr>
          <w:p w14:paraId="172881E5" w14:textId="77777777" w:rsidR="0051210B" w:rsidRPr="004C6EAF" w:rsidRDefault="0051210B">
            <w:pPr>
              <w:spacing w:before="240" w:after="0"/>
              <w:jc w:val="right"/>
              <w:rPr>
                <w:rFonts w:ascii="Calibri" w:eastAsia="Calibri" w:hAnsi="Calibri" w:cs="Times New Roman"/>
                <w:sz w:val="20"/>
                <w:highlight w:val="yellow"/>
              </w:rPr>
            </w:pPr>
            <w:r w:rsidRPr="004C6EAF">
              <w:rPr>
                <w:rFonts w:ascii="Calibri" w:eastAsia="Calibri" w:hAnsi="Calibri" w:cs="Calibri"/>
                <w:sz w:val="20"/>
                <w:szCs w:val="20"/>
                <w:highlight w:val="yellow"/>
              </w:rPr>
              <w:t>$ xxx</w:t>
            </w:r>
          </w:p>
        </w:tc>
      </w:tr>
      <w:tr w:rsidR="00F51A4E" w:rsidRPr="004C6EAF" w14:paraId="256DEFDB" w14:textId="77777777" w:rsidTr="0051210B">
        <w:tc>
          <w:tcPr>
            <w:tcW w:w="567" w:type="dxa"/>
            <w:vMerge/>
            <w:tcBorders>
              <w:right w:val="single" w:sz="4" w:space="0" w:color="auto"/>
            </w:tcBorders>
            <w:shd w:val="clear" w:color="auto" w:fill="C6D9F1"/>
          </w:tcPr>
          <w:p w14:paraId="49BADBDB" w14:textId="77777777" w:rsidR="0051210B" w:rsidRPr="004C6EAF" w:rsidRDefault="0051210B">
            <w:pPr>
              <w:spacing w:before="240" w:after="0"/>
              <w:rPr>
                <w:rFonts w:ascii="Calibri" w:eastAsia="Calibri" w:hAnsi="Calibri" w:cs="Times New Roman"/>
                <w:highlight w:val="yellow"/>
              </w:rPr>
            </w:pPr>
          </w:p>
        </w:tc>
        <w:tc>
          <w:tcPr>
            <w:tcW w:w="3261" w:type="dxa"/>
            <w:gridSpan w:val="2"/>
            <w:tcBorders>
              <w:top w:val="single" w:sz="4" w:space="0" w:color="auto"/>
              <w:bottom w:val="single" w:sz="4" w:space="0" w:color="auto"/>
              <w:right w:val="single" w:sz="4" w:space="0" w:color="auto"/>
            </w:tcBorders>
            <w:shd w:val="clear" w:color="auto" w:fill="D7D8D8"/>
            <w:vAlign w:val="bottom"/>
          </w:tcPr>
          <w:p w14:paraId="2091342E" w14:textId="77777777" w:rsidR="0051210B" w:rsidRPr="004C6EAF" w:rsidRDefault="0051210B">
            <w:pPr>
              <w:spacing w:before="240" w:after="0"/>
              <w:rPr>
                <w:rFonts w:ascii="Calibri" w:eastAsia="Calibri" w:hAnsi="Calibri" w:cs="Times New Roman"/>
                <w:sz w:val="20"/>
                <w:highlight w:val="yellow"/>
              </w:rPr>
            </w:pPr>
            <w:r w:rsidRPr="004C6EAF">
              <w:rPr>
                <w:rFonts w:ascii="Calibri" w:eastAsia="Calibri" w:hAnsi="Calibri" w:cs="Times New Roman"/>
                <w:sz w:val="20"/>
                <w:highlight w:val="yellow"/>
              </w:rPr>
              <w:t>Milestone 3</w:t>
            </w:r>
          </w:p>
        </w:tc>
        <w:tc>
          <w:tcPr>
            <w:tcW w:w="2409" w:type="dxa"/>
            <w:gridSpan w:val="2"/>
            <w:tcBorders>
              <w:top w:val="single" w:sz="4" w:space="0" w:color="auto"/>
              <w:left w:val="single" w:sz="4" w:space="0" w:color="auto"/>
              <w:bottom w:val="single" w:sz="4" w:space="0" w:color="auto"/>
              <w:right w:val="single" w:sz="4" w:space="0" w:color="auto"/>
            </w:tcBorders>
            <w:vAlign w:val="center"/>
          </w:tcPr>
          <w:p w14:paraId="7D8B9775" w14:textId="77777777" w:rsidR="0051210B" w:rsidRPr="004C6EAF" w:rsidRDefault="0051210B">
            <w:pPr>
              <w:spacing w:before="240" w:after="0"/>
              <w:jc w:val="right"/>
              <w:rPr>
                <w:rFonts w:ascii="Calibri" w:eastAsia="Calibri" w:hAnsi="Calibri" w:cs="Times New Roman"/>
                <w:sz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6F3E6008" w14:textId="77777777" w:rsidR="0051210B" w:rsidRPr="004C6EAF" w:rsidRDefault="0051210B">
            <w:pPr>
              <w:spacing w:before="240" w:after="0"/>
              <w:jc w:val="right"/>
              <w:rPr>
                <w:rFonts w:ascii="Calibri" w:eastAsia="Calibri" w:hAnsi="Calibri" w:cs="Times New Roman"/>
                <w:sz w:val="20"/>
              </w:rPr>
            </w:pPr>
            <w:r w:rsidRPr="004C6EAF">
              <w:rPr>
                <w:rFonts w:ascii="Calibri" w:eastAsia="Calibri" w:hAnsi="Calibri" w:cs="Calibri"/>
                <w:sz w:val="20"/>
                <w:szCs w:val="20"/>
                <w:highlight w:val="yellow"/>
              </w:rPr>
              <w:t>$ xxx</w:t>
            </w:r>
          </w:p>
        </w:tc>
        <w:tc>
          <w:tcPr>
            <w:tcW w:w="1181" w:type="dxa"/>
            <w:tcBorders>
              <w:top w:val="single" w:sz="4" w:space="0" w:color="auto"/>
              <w:left w:val="single" w:sz="4" w:space="0" w:color="auto"/>
              <w:bottom w:val="single" w:sz="4" w:space="0" w:color="auto"/>
              <w:right w:val="single" w:sz="4" w:space="0" w:color="auto"/>
            </w:tcBorders>
            <w:vAlign w:val="center"/>
          </w:tcPr>
          <w:p w14:paraId="46F70EEA" w14:textId="77777777" w:rsidR="0051210B" w:rsidRPr="004C6EAF" w:rsidRDefault="0051210B">
            <w:pPr>
              <w:spacing w:before="240" w:after="0"/>
              <w:jc w:val="right"/>
              <w:rPr>
                <w:rFonts w:ascii="Calibri" w:eastAsia="Calibri" w:hAnsi="Calibri" w:cs="Times New Roman"/>
                <w:sz w:val="20"/>
                <w:highlight w:val="yellow"/>
              </w:rPr>
            </w:pPr>
            <w:r w:rsidRPr="004C6EAF">
              <w:rPr>
                <w:rFonts w:ascii="Calibri" w:eastAsia="Calibri" w:hAnsi="Calibri" w:cs="Calibri"/>
                <w:sz w:val="20"/>
                <w:szCs w:val="20"/>
                <w:highlight w:val="yellow"/>
              </w:rPr>
              <w:t>$ xxx</w:t>
            </w:r>
          </w:p>
        </w:tc>
        <w:tc>
          <w:tcPr>
            <w:tcW w:w="1182" w:type="dxa"/>
            <w:tcBorders>
              <w:top w:val="single" w:sz="4" w:space="0" w:color="auto"/>
              <w:left w:val="single" w:sz="4" w:space="0" w:color="auto"/>
              <w:bottom w:val="single" w:sz="4" w:space="0" w:color="auto"/>
              <w:right w:val="single" w:sz="4" w:space="0" w:color="auto"/>
            </w:tcBorders>
            <w:vAlign w:val="center"/>
          </w:tcPr>
          <w:p w14:paraId="0F03F22A" w14:textId="77777777" w:rsidR="0051210B" w:rsidRPr="004C6EAF" w:rsidRDefault="0051210B">
            <w:pPr>
              <w:spacing w:before="240" w:after="0"/>
              <w:jc w:val="right"/>
              <w:rPr>
                <w:rFonts w:ascii="Calibri" w:eastAsia="Calibri" w:hAnsi="Calibri" w:cs="Times New Roman"/>
                <w:sz w:val="20"/>
                <w:highlight w:val="yellow"/>
              </w:rPr>
            </w:pPr>
            <w:r w:rsidRPr="004C6EAF">
              <w:rPr>
                <w:rFonts w:ascii="Calibri" w:eastAsia="Calibri" w:hAnsi="Calibri" w:cs="Calibri"/>
                <w:sz w:val="20"/>
                <w:szCs w:val="20"/>
                <w:highlight w:val="yellow"/>
              </w:rPr>
              <w:t>$ xxx</w:t>
            </w:r>
          </w:p>
        </w:tc>
      </w:tr>
      <w:tr w:rsidR="00F51A4E" w:rsidRPr="004C6EAF" w14:paraId="2B9A5465" w14:textId="77777777" w:rsidTr="0051210B">
        <w:tc>
          <w:tcPr>
            <w:tcW w:w="567" w:type="dxa"/>
            <w:vMerge/>
            <w:tcBorders>
              <w:right w:val="single" w:sz="4" w:space="0" w:color="auto"/>
            </w:tcBorders>
            <w:shd w:val="clear" w:color="auto" w:fill="C6D9F1"/>
          </w:tcPr>
          <w:p w14:paraId="059759B0" w14:textId="77777777" w:rsidR="0051210B" w:rsidRPr="004C6EAF" w:rsidRDefault="0051210B">
            <w:pPr>
              <w:spacing w:before="240" w:after="0"/>
              <w:rPr>
                <w:rFonts w:ascii="Calibri" w:eastAsia="Calibri" w:hAnsi="Calibri" w:cs="Times New Roman"/>
                <w:highlight w:val="yellow"/>
              </w:rPr>
            </w:pPr>
          </w:p>
        </w:tc>
        <w:tc>
          <w:tcPr>
            <w:tcW w:w="3261" w:type="dxa"/>
            <w:gridSpan w:val="2"/>
            <w:tcBorders>
              <w:top w:val="single" w:sz="4" w:space="0" w:color="auto"/>
              <w:bottom w:val="single" w:sz="4" w:space="0" w:color="auto"/>
              <w:right w:val="single" w:sz="4" w:space="0" w:color="auto"/>
            </w:tcBorders>
            <w:shd w:val="clear" w:color="auto" w:fill="D7D8D8"/>
            <w:vAlign w:val="bottom"/>
          </w:tcPr>
          <w:p w14:paraId="1A586019" w14:textId="77777777" w:rsidR="0051210B" w:rsidRPr="004C6EAF" w:rsidRDefault="0051210B">
            <w:pPr>
              <w:spacing w:before="240" w:after="0"/>
              <w:rPr>
                <w:rFonts w:ascii="Calibri" w:eastAsia="Calibri" w:hAnsi="Calibri" w:cs="Times New Roman"/>
                <w:sz w:val="20"/>
                <w:highlight w:val="yellow"/>
              </w:rPr>
            </w:pPr>
            <w:r w:rsidRPr="004C6EAF">
              <w:rPr>
                <w:rFonts w:ascii="Calibri" w:eastAsia="Calibri" w:hAnsi="Calibri" w:cs="Calibri"/>
                <w:i/>
                <w:sz w:val="20"/>
                <w:szCs w:val="20"/>
                <w:highlight w:val="yellow"/>
              </w:rPr>
              <w:t>Insert / delete rows as required</w:t>
            </w:r>
          </w:p>
        </w:tc>
        <w:tc>
          <w:tcPr>
            <w:tcW w:w="2409" w:type="dxa"/>
            <w:gridSpan w:val="2"/>
            <w:tcBorders>
              <w:top w:val="single" w:sz="4" w:space="0" w:color="auto"/>
              <w:left w:val="single" w:sz="4" w:space="0" w:color="auto"/>
              <w:bottom w:val="single" w:sz="4" w:space="0" w:color="auto"/>
              <w:right w:val="single" w:sz="4" w:space="0" w:color="auto"/>
            </w:tcBorders>
            <w:vAlign w:val="center"/>
          </w:tcPr>
          <w:p w14:paraId="4B6B6A89" w14:textId="77777777" w:rsidR="0051210B" w:rsidRPr="004C6EAF" w:rsidRDefault="0051210B">
            <w:pPr>
              <w:spacing w:before="240" w:after="0"/>
              <w:jc w:val="right"/>
              <w:rPr>
                <w:rFonts w:ascii="Calibri" w:eastAsia="Calibri" w:hAnsi="Calibri" w:cs="Times New Roman"/>
                <w:sz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72E2E03C" w14:textId="77777777" w:rsidR="0051210B" w:rsidRPr="004C6EAF" w:rsidRDefault="0051210B">
            <w:pPr>
              <w:spacing w:before="240" w:after="0"/>
              <w:jc w:val="right"/>
              <w:rPr>
                <w:rFonts w:ascii="Calibri" w:eastAsia="Calibri" w:hAnsi="Calibri" w:cs="Times New Roman"/>
                <w:sz w:val="20"/>
              </w:rPr>
            </w:pPr>
            <w:r w:rsidRPr="004C6EAF">
              <w:rPr>
                <w:rFonts w:ascii="Calibri" w:eastAsia="Calibri" w:hAnsi="Calibri" w:cs="Calibri"/>
                <w:sz w:val="20"/>
                <w:szCs w:val="20"/>
                <w:highlight w:val="yellow"/>
              </w:rPr>
              <w:t>$ xxx</w:t>
            </w:r>
          </w:p>
        </w:tc>
        <w:tc>
          <w:tcPr>
            <w:tcW w:w="1181" w:type="dxa"/>
            <w:tcBorders>
              <w:top w:val="single" w:sz="4" w:space="0" w:color="auto"/>
              <w:left w:val="single" w:sz="4" w:space="0" w:color="auto"/>
              <w:bottom w:val="single" w:sz="4" w:space="0" w:color="auto"/>
              <w:right w:val="single" w:sz="4" w:space="0" w:color="auto"/>
            </w:tcBorders>
            <w:vAlign w:val="center"/>
          </w:tcPr>
          <w:p w14:paraId="04C14F2B" w14:textId="77777777" w:rsidR="0051210B" w:rsidRPr="004C6EAF" w:rsidRDefault="0051210B">
            <w:pPr>
              <w:spacing w:before="240" w:after="0"/>
              <w:jc w:val="right"/>
              <w:rPr>
                <w:rFonts w:ascii="Calibri" w:eastAsia="Calibri" w:hAnsi="Calibri" w:cs="Times New Roman"/>
                <w:sz w:val="20"/>
                <w:highlight w:val="yellow"/>
              </w:rPr>
            </w:pPr>
            <w:r w:rsidRPr="004C6EAF">
              <w:rPr>
                <w:rFonts w:ascii="Calibri" w:eastAsia="Calibri" w:hAnsi="Calibri" w:cs="Calibri"/>
                <w:sz w:val="20"/>
                <w:szCs w:val="20"/>
                <w:highlight w:val="yellow"/>
              </w:rPr>
              <w:t>$ xxx</w:t>
            </w:r>
          </w:p>
        </w:tc>
        <w:tc>
          <w:tcPr>
            <w:tcW w:w="1182" w:type="dxa"/>
            <w:tcBorders>
              <w:top w:val="single" w:sz="4" w:space="0" w:color="auto"/>
              <w:left w:val="single" w:sz="4" w:space="0" w:color="auto"/>
              <w:bottom w:val="single" w:sz="4" w:space="0" w:color="auto"/>
              <w:right w:val="single" w:sz="4" w:space="0" w:color="auto"/>
            </w:tcBorders>
            <w:vAlign w:val="center"/>
          </w:tcPr>
          <w:p w14:paraId="0706D15B" w14:textId="77777777" w:rsidR="0051210B" w:rsidRPr="004C6EAF" w:rsidRDefault="0051210B">
            <w:pPr>
              <w:spacing w:before="240" w:after="0"/>
              <w:jc w:val="right"/>
              <w:rPr>
                <w:rFonts w:ascii="Calibri" w:eastAsia="Calibri" w:hAnsi="Calibri" w:cs="Times New Roman"/>
                <w:sz w:val="20"/>
                <w:highlight w:val="yellow"/>
              </w:rPr>
            </w:pPr>
            <w:r w:rsidRPr="004C6EAF">
              <w:rPr>
                <w:rFonts w:ascii="Calibri" w:eastAsia="Calibri" w:hAnsi="Calibri" w:cs="Calibri"/>
                <w:sz w:val="20"/>
                <w:szCs w:val="20"/>
                <w:highlight w:val="yellow"/>
              </w:rPr>
              <w:t>$ xxx</w:t>
            </w:r>
          </w:p>
        </w:tc>
      </w:tr>
    </w:tbl>
    <w:p w14:paraId="6F18CBC2" w14:textId="218CA912" w:rsidR="00C47D83" w:rsidRDefault="00C47D83" w:rsidP="00F927AE"/>
    <w:p w14:paraId="2C3EE697" w14:textId="48237E74" w:rsidR="0051210B" w:rsidRDefault="0051210B" w:rsidP="00BF0D5E">
      <w:pPr>
        <w:pStyle w:val="Caption"/>
      </w:pPr>
      <w:r w:rsidRPr="008944E1">
        <w:rPr>
          <w:rFonts w:cstheme="minorHAnsi"/>
          <w:i/>
          <w:sz w:val="16"/>
          <w:szCs w:val="16"/>
        </w:rPr>
        <w:t xml:space="preserve">Note 1: Please refer to Schedule 3 [Maximum Rates] of the Deed of Standing Offer for maximum </w:t>
      </w:r>
      <w:r>
        <w:rPr>
          <w:rFonts w:cstheme="minorHAnsi"/>
          <w:i/>
          <w:sz w:val="16"/>
          <w:szCs w:val="16"/>
        </w:rPr>
        <w:t>rates</w:t>
      </w:r>
      <w:r w:rsidRPr="008944E1">
        <w:rPr>
          <w:rFonts w:cstheme="minorHAnsi"/>
          <w:i/>
          <w:sz w:val="16"/>
          <w:szCs w:val="16"/>
        </w:rPr>
        <w:t>.</w:t>
      </w:r>
      <w:bookmarkEnd w:id="1"/>
    </w:p>
    <w:sectPr w:rsidR="0051210B" w:rsidSect="00BF0D5E">
      <w:type w:val="continuous"/>
      <w:pgSz w:w="11906" w:h="16838"/>
      <w:pgMar w:top="993" w:right="1418" w:bottom="709" w:left="1418" w:header="0"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LEOW,Mei" w:date="2026-01-27T12:46:00Z" w:initials="ML">
    <w:p w14:paraId="1DA3EA73" w14:textId="77777777" w:rsidR="008B0EAA" w:rsidRDefault="008B0EAA" w:rsidP="008B0EAA">
      <w:pPr>
        <w:pStyle w:val="CommentText"/>
      </w:pPr>
      <w:r>
        <w:rPr>
          <w:rStyle w:val="CommentReference"/>
        </w:rPr>
        <w:annotationRef/>
      </w:r>
      <w:r>
        <w:t>Should we be more specific, e.g. “… and validation framework for a course recommender tool”?</w:t>
      </w:r>
    </w:p>
  </w:comment>
  <w:comment w:id="6" w:author="LEOW,Mei" w:date="2026-01-27T14:10:00Z" w:initials="ML">
    <w:p w14:paraId="633939DB" w14:textId="77777777" w:rsidR="00173064" w:rsidRDefault="00173064" w:rsidP="00173064">
      <w:pPr>
        <w:pStyle w:val="CommentText"/>
      </w:pPr>
      <w:r>
        <w:rPr>
          <w:rStyle w:val="CommentReference"/>
        </w:rPr>
        <w:annotationRef/>
      </w:r>
      <w:r>
        <w:t>Assumptions:</w:t>
      </w:r>
    </w:p>
    <w:p w14:paraId="256D6160" w14:textId="77777777" w:rsidR="00173064" w:rsidRDefault="00173064" w:rsidP="00173064">
      <w:pPr>
        <w:pStyle w:val="CommentText"/>
        <w:ind w:left="300"/>
      </w:pPr>
      <w:r>
        <w:t xml:space="preserve">RFQ drafted, Procurement Plan approved and ATM published by </w:t>
      </w:r>
      <w:r>
        <w:rPr>
          <w:b/>
          <w:bCs/>
        </w:rPr>
        <w:t>13 Feb</w:t>
      </w:r>
    </w:p>
    <w:p w14:paraId="703D590B" w14:textId="77777777" w:rsidR="00173064" w:rsidRDefault="00173064" w:rsidP="00173064">
      <w:pPr>
        <w:pStyle w:val="CommentText"/>
        <w:ind w:left="300"/>
      </w:pPr>
      <w:r>
        <w:t>Suppliers have ~2 weeks to respond</w:t>
      </w:r>
    </w:p>
    <w:p w14:paraId="7C8DEB89" w14:textId="77777777" w:rsidR="00173064" w:rsidRDefault="00173064" w:rsidP="00173064">
      <w:pPr>
        <w:pStyle w:val="CommentText"/>
        <w:ind w:left="300"/>
      </w:pPr>
      <w:r>
        <w:t>Allow ~1 week for evaluation</w:t>
      </w:r>
    </w:p>
    <w:p w14:paraId="6B91E060" w14:textId="77777777" w:rsidR="00173064" w:rsidRDefault="00173064" w:rsidP="00173064">
      <w:pPr>
        <w:pStyle w:val="CommentText"/>
        <w:ind w:left="300"/>
      </w:pPr>
      <w:r>
        <w:t xml:space="preserve">Notify successful supplier </w:t>
      </w:r>
      <w:r>
        <w:rPr>
          <w:b/>
          <w:bCs/>
        </w:rPr>
        <w:t>9 March</w:t>
      </w:r>
    </w:p>
    <w:p w14:paraId="5659BB95" w14:textId="77777777" w:rsidR="00173064" w:rsidRDefault="00173064" w:rsidP="00173064">
      <w:pPr>
        <w:pStyle w:val="CommentText"/>
        <w:ind w:left="300"/>
      </w:pPr>
      <w:r>
        <w:t xml:space="preserve">Negotiate/sign contract by </w:t>
      </w:r>
      <w:r>
        <w:rPr>
          <w:b/>
          <w:bCs/>
        </w:rPr>
        <w:t>16 March</w:t>
      </w:r>
    </w:p>
    <w:p w14:paraId="5932E36E" w14:textId="77777777" w:rsidR="00173064" w:rsidRDefault="00173064" w:rsidP="00173064">
      <w:pPr>
        <w:pStyle w:val="CommentText"/>
        <w:ind w:left="300"/>
      </w:pPr>
      <w:r>
        <w:t xml:space="preserve">Commence work </w:t>
      </w:r>
      <w:r>
        <w:rPr>
          <w:b/>
          <w:bCs/>
        </w:rPr>
        <w:t>17 March</w:t>
      </w:r>
    </w:p>
  </w:comment>
  <w:comment w:id="14" w:author="LEOW,Mei" w:date="2026-01-27T12:53:00Z" w:initials="ML">
    <w:p w14:paraId="4AEF123C" w14:textId="43C1FE62" w:rsidR="009C60A8" w:rsidRDefault="009C60A8" w:rsidP="009C60A8">
      <w:pPr>
        <w:pStyle w:val="CommentText"/>
      </w:pPr>
      <w:r>
        <w:rPr>
          <w:rStyle w:val="CommentReference"/>
        </w:rPr>
        <w:annotationRef/>
      </w:r>
      <w:r>
        <w:t>For validation framework component?</w:t>
      </w:r>
      <w:r>
        <w:br/>
      </w:r>
      <w:r>
        <w:br/>
        <w:t>RES Panel Service Category description:</w:t>
      </w:r>
    </w:p>
    <w:p w14:paraId="509B72B8" w14:textId="77777777" w:rsidR="009C60A8" w:rsidRDefault="009C60A8" w:rsidP="009C60A8">
      <w:pPr>
        <w:pStyle w:val="CommentText"/>
      </w:pPr>
    </w:p>
    <w:p w14:paraId="768CDE66" w14:textId="77777777" w:rsidR="009C60A8" w:rsidRDefault="009C60A8" w:rsidP="009C60A8">
      <w:pPr>
        <w:pStyle w:val="CommentText"/>
      </w:pPr>
      <w:r>
        <w:t>To deliver on the Department’s evaluation agenda, the Department will potentially rely on, and therefore require Panel Members to utilise, a range and mix of approaches that utilise and/or build on the Research Services outlined above, including, but not  limited to:</w:t>
      </w:r>
    </w:p>
    <w:p w14:paraId="153CDBEE" w14:textId="77777777" w:rsidR="009C60A8" w:rsidRDefault="009C60A8" w:rsidP="009C60A8">
      <w:pPr>
        <w:pStyle w:val="CommentText"/>
        <w:ind w:left="300"/>
      </w:pPr>
      <w:r>
        <w:rPr>
          <w:lang w:val="en-US"/>
        </w:rPr>
        <w:t xml:space="preserve">Developmental evaluation </w:t>
      </w:r>
    </w:p>
    <w:p w14:paraId="5ACDEA17" w14:textId="77777777" w:rsidR="009C60A8" w:rsidRDefault="009C60A8" w:rsidP="009C60A8">
      <w:pPr>
        <w:pStyle w:val="CommentText"/>
        <w:ind w:left="300"/>
      </w:pPr>
      <w:r>
        <w:rPr>
          <w:b/>
          <w:bCs/>
          <w:lang w:val="en-US"/>
        </w:rPr>
        <w:t xml:space="preserve">Design evaluation </w:t>
      </w:r>
    </w:p>
    <w:p w14:paraId="289A49C7" w14:textId="77777777" w:rsidR="009C60A8" w:rsidRDefault="009C60A8" w:rsidP="009C60A8">
      <w:pPr>
        <w:pStyle w:val="CommentText"/>
        <w:ind w:left="300"/>
      </w:pPr>
      <w:r>
        <w:rPr>
          <w:b/>
          <w:bCs/>
          <w:lang w:val="en-US"/>
        </w:rPr>
        <w:t xml:space="preserve">Process evaluation </w:t>
      </w:r>
    </w:p>
    <w:p w14:paraId="420D0D77" w14:textId="77777777" w:rsidR="009C60A8" w:rsidRDefault="009C60A8" w:rsidP="009C60A8">
      <w:pPr>
        <w:pStyle w:val="CommentText"/>
        <w:ind w:left="300"/>
      </w:pPr>
      <w:r>
        <w:rPr>
          <w:lang w:val="en-US"/>
        </w:rPr>
        <w:t xml:space="preserve">Programme monitoring </w:t>
      </w:r>
    </w:p>
    <w:p w14:paraId="09CA7496" w14:textId="77777777" w:rsidR="009C60A8" w:rsidRDefault="009C60A8" w:rsidP="009C60A8">
      <w:pPr>
        <w:pStyle w:val="CommentText"/>
        <w:ind w:left="300"/>
      </w:pPr>
      <w:r>
        <w:rPr>
          <w:lang w:val="en-US"/>
        </w:rPr>
        <w:t xml:space="preserve">Impact evaluation </w:t>
      </w:r>
    </w:p>
    <w:p w14:paraId="36E7569D" w14:textId="77777777" w:rsidR="009C60A8" w:rsidRDefault="009C60A8" w:rsidP="009C60A8">
      <w:pPr>
        <w:pStyle w:val="CommentText"/>
        <w:ind w:left="300"/>
      </w:pPr>
      <w:r>
        <w:rPr>
          <w:lang w:val="en-US"/>
        </w:rPr>
        <w:t xml:space="preserve">Formative evaluation </w:t>
      </w:r>
    </w:p>
    <w:p w14:paraId="652E4150" w14:textId="77777777" w:rsidR="009C60A8" w:rsidRDefault="009C60A8" w:rsidP="009C60A8">
      <w:pPr>
        <w:pStyle w:val="CommentText"/>
        <w:ind w:left="300"/>
      </w:pPr>
      <w:r>
        <w:rPr>
          <w:lang w:val="en-US"/>
        </w:rPr>
        <w:t>Summative evaluation.</w:t>
      </w:r>
    </w:p>
  </w:comment>
  <w:comment w:id="15" w:author="LEOW,Mei" w:date="2026-01-27T12:54:00Z" w:initials="ML">
    <w:p w14:paraId="38E903ED" w14:textId="77777777" w:rsidR="00046D95" w:rsidRDefault="00046D95" w:rsidP="00046D95">
      <w:pPr>
        <w:pStyle w:val="CommentText"/>
      </w:pPr>
      <w:r>
        <w:rPr>
          <w:rStyle w:val="CommentReference"/>
        </w:rPr>
        <w:annotationRef/>
      </w:r>
      <w:r>
        <w:t>More appropriate if the supplier is analysing data or developing a methodology on our behalf, as opposed to reviewing our work.</w:t>
      </w:r>
    </w:p>
  </w:comment>
  <w:comment w:id="16" w:author="LEOW,Mei" w:date="2026-01-27T12:56:00Z" w:initials="ML">
    <w:p w14:paraId="02A75D54" w14:textId="77777777" w:rsidR="001826DB" w:rsidRDefault="001826DB" w:rsidP="001826DB">
      <w:pPr>
        <w:pStyle w:val="CommentText"/>
      </w:pPr>
      <w:r>
        <w:rPr>
          <w:rStyle w:val="CommentReference"/>
        </w:rPr>
        <w:annotationRef/>
      </w:r>
      <w:r>
        <w:t>Might apply if we’re also asking them to review Les’ side of the work.</w:t>
      </w:r>
    </w:p>
    <w:p w14:paraId="69B4032E" w14:textId="77777777" w:rsidR="001826DB" w:rsidRDefault="001826DB" w:rsidP="001826DB">
      <w:pPr>
        <w:pStyle w:val="CommentText"/>
      </w:pPr>
    </w:p>
    <w:p w14:paraId="39EAE73C" w14:textId="77777777" w:rsidR="001826DB" w:rsidRDefault="001826DB" w:rsidP="001826DB">
      <w:pPr>
        <w:pStyle w:val="CommentText"/>
      </w:pPr>
      <w:r>
        <w:t>RES Panel Service Category description:</w:t>
      </w:r>
    </w:p>
    <w:p w14:paraId="03B5CC61" w14:textId="77777777" w:rsidR="001826DB" w:rsidRDefault="001826DB" w:rsidP="001826DB">
      <w:pPr>
        <w:pStyle w:val="CommentText"/>
      </w:pPr>
    </w:p>
    <w:p w14:paraId="706E6812" w14:textId="77777777" w:rsidR="001826DB" w:rsidRDefault="001826DB" w:rsidP="001826DB">
      <w:pPr>
        <w:pStyle w:val="CommentText"/>
      </w:pPr>
      <w:r>
        <w:t xml:space="preserve">To ensure that the Department is able to support the public data management agenda, which requires Government organisations to make their data more publically available, particularly to non-government organisations / researchers, the Department will potentially rely on a range of strategies that support the preparation and release of data.  These strategies are likely to include, but will not be limited to: </w:t>
      </w:r>
    </w:p>
    <w:p w14:paraId="569B7BA4" w14:textId="77777777" w:rsidR="001826DB" w:rsidRDefault="001826DB" w:rsidP="001826DB">
      <w:pPr>
        <w:pStyle w:val="CommentText"/>
        <w:ind w:left="300"/>
      </w:pPr>
      <w:r>
        <w:rPr>
          <w:lang w:val="en-US"/>
        </w:rPr>
        <w:t>risk assessments</w:t>
      </w:r>
    </w:p>
    <w:p w14:paraId="25E31B38" w14:textId="77777777" w:rsidR="001826DB" w:rsidRDefault="001826DB" w:rsidP="001826DB">
      <w:pPr>
        <w:pStyle w:val="CommentText"/>
        <w:ind w:left="300"/>
      </w:pPr>
      <w:r>
        <w:rPr>
          <w:lang w:val="en-US"/>
        </w:rPr>
        <w:t>the anonymisation / de-identification / prevention of the re-identification of data</w:t>
      </w:r>
    </w:p>
    <w:p w14:paraId="1498089D" w14:textId="77777777" w:rsidR="001826DB" w:rsidRDefault="001826DB" w:rsidP="001826DB">
      <w:pPr>
        <w:pStyle w:val="CommentText"/>
        <w:ind w:left="300"/>
      </w:pPr>
      <w:r>
        <w:rPr>
          <w:b/>
          <w:bCs/>
          <w:lang w:val="en-US"/>
        </w:rPr>
        <w:t>the refinement or establishment of appropriate data dictionaries</w:t>
      </w:r>
    </w:p>
    <w:p w14:paraId="278F3DA3" w14:textId="77777777" w:rsidR="001826DB" w:rsidRDefault="001826DB" w:rsidP="001826DB">
      <w:pPr>
        <w:pStyle w:val="CommentText"/>
        <w:ind w:left="300"/>
      </w:pPr>
      <w:r>
        <w:rPr>
          <w:b/>
          <w:bCs/>
          <w:lang w:val="en-US"/>
        </w:rPr>
        <w:t>code books</w:t>
      </w:r>
    </w:p>
    <w:p w14:paraId="3D3C5E72" w14:textId="77777777" w:rsidR="001826DB" w:rsidRDefault="001826DB" w:rsidP="001826DB">
      <w:pPr>
        <w:pStyle w:val="CommentText"/>
        <w:ind w:left="300"/>
      </w:pPr>
      <w:r>
        <w:rPr>
          <w:lang w:val="en-US"/>
        </w:rPr>
        <w:t>hosting of data</w:t>
      </w:r>
    </w:p>
    <w:p w14:paraId="5849CC52" w14:textId="77777777" w:rsidR="001826DB" w:rsidRDefault="001826DB" w:rsidP="001826DB">
      <w:pPr>
        <w:pStyle w:val="CommentText"/>
        <w:ind w:left="300"/>
      </w:pPr>
      <w:r>
        <w:t>data access approval processes and procedures.</w:t>
      </w:r>
    </w:p>
  </w:comment>
  <w:comment w:id="19" w:author="LEOW,Mei" w:date="2026-01-27T12:51:00Z" w:initials="ML">
    <w:p w14:paraId="73551BA8" w14:textId="2ED1A990" w:rsidR="00E94E02" w:rsidRDefault="00E94E02" w:rsidP="00E94E02">
      <w:pPr>
        <w:pStyle w:val="CommentText"/>
      </w:pPr>
      <w:r>
        <w:rPr>
          <w:rStyle w:val="CommentReference"/>
        </w:rPr>
        <w:annotationRef/>
      </w:r>
      <w:r>
        <w:t>For methodology review component.</w:t>
      </w:r>
      <w:r>
        <w:br/>
      </w:r>
      <w:r>
        <w:br/>
        <w:t>From RES Panel Service Categories doc:</w:t>
      </w:r>
      <w:r>
        <w:br/>
      </w:r>
      <w:r>
        <w:br/>
        <w:t>The Department is committed to maximising the value, accuracy and insights gained through our programme of work.  The Department will potentially rely on, and therefore require Panel Members to utilise, a range and mix of quality assurance and peer review strategies to achieve this including, but not limited to:</w:t>
      </w:r>
    </w:p>
    <w:p w14:paraId="2312E9F4" w14:textId="77777777" w:rsidR="00E94E02" w:rsidRDefault="00E94E02" w:rsidP="00E94E02">
      <w:pPr>
        <w:pStyle w:val="CommentText"/>
        <w:ind w:left="300"/>
      </w:pPr>
      <w:r>
        <w:rPr>
          <w:lang w:val="en-US"/>
        </w:rPr>
        <w:t>concept testing</w:t>
      </w:r>
    </w:p>
    <w:p w14:paraId="27A5FB1A" w14:textId="77777777" w:rsidR="00E94E02" w:rsidRDefault="00E94E02" w:rsidP="00E94E02">
      <w:pPr>
        <w:pStyle w:val="CommentText"/>
        <w:ind w:left="300"/>
      </w:pPr>
      <w:r>
        <w:rPr>
          <w:b/>
          <w:bCs/>
          <w:lang w:val="en-US"/>
        </w:rPr>
        <w:t>re-analysis and testing of data</w:t>
      </w:r>
    </w:p>
    <w:p w14:paraId="259ED689" w14:textId="77777777" w:rsidR="00E94E02" w:rsidRDefault="00E94E02" w:rsidP="00E94E02">
      <w:pPr>
        <w:pStyle w:val="CommentText"/>
        <w:ind w:left="300"/>
      </w:pPr>
      <w:r>
        <w:rPr>
          <w:b/>
          <w:bCs/>
          <w:lang w:val="en-US"/>
        </w:rPr>
        <w:t>scrutinisation of work, research, evaluation, ideas</w:t>
      </w:r>
    </w:p>
    <w:p w14:paraId="59990130" w14:textId="77777777" w:rsidR="00E94E02" w:rsidRDefault="00E94E02" w:rsidP="00E94E02">
      <w:pPr>
        <w:pStyle w:val="CommentText"/>
        <w:ind w:left="300"/>
      </w:pPr>
      <w:r>
        <w:rPr>
          <w:lang w:val="en-US"/>
        </w:rPr>
        <w:t>preparing papers for publication</w:t>
      </w:r>
    </w:p>
    <w:p w14:paraId="6100512D" w14:textId="77777777" w:rsidR="00E94E02" w:rsidRDefault="00E94E02" w:rsidP="00E94E02">
      <w:pPr>
        <w:pStyle w:val="CommentText"/>
        <w:ind w:left="300"/>
      </w:pPr>
      <w:r>
        <w:rPr>
          <w:b/>
          <w:bCs/>
          <w:lang w:val="en-US"/>
        </w:rPr>
        <w:t>assessment of work against specified standards</w:t>
      </w:r>
      <w:r>
        <w:rPr>
          <w:lang w:val="en-US"/>
        </w:rPr>
        <w:t>.</w:t>
      </w:r>
    </w:p>
  </w:comment>
  <w:comment w:id="20" w:author="LEOW,Mei" w:date="2026-01-27T14:11:00Z" w:initials="ML">
    <w:p w14:paraId="2D8D4304" w14:textId="77777777" w:rsidR="00344B13" w:rsidRDefault="00344B13" w:rsidP="00344B13">
      <w:pPr>
        <w:pStyle w:val="CommentText"/>
      </w:pPr>
      <w:r>
        <w:rPr>
          <w:rStyle w:val="CommentReference"/>
        </w:rPr>
        <w:annotationRef/>
      </w:r>
      <w:r>
        <w:t>Confirm not SDA team</w:t>
      </w:r>
    </w:p>
  </w:comment>
  <w:comment w:id="26" w:author="LEOW,Mei" w:date="2026-01-27T14:13:00Z" w:initials="ML">
    <w:p w14:paraId="5406D572" w14:textId="77777777" w:rsidR="009B0D1F" w:rsidRDefault="0007083A" w:rsidP="009B0D1F">
      <w:pPr>
        <w:pStyle w:val="CommentText"/>
      </w:pPr>
      <w:r>
        <w:rPr>
          <w:rStyle w:val="CommentReference"/>
        </w:rPr>
        <w:annotationRef/>
      </w:r>
      <w:r w:rsidR="009B0D1F">
        <w:t>See comment on RFQ closing date for justification. Will we have all the material we need to provide by then?</w:t>
      </w:r>
    </w:p>
  </w:comment>
  <w:comment w:id="30" w:author="LEOW,Mei" w:date="2026-01-27T14:13:00Z" w:initials="ML">
    <w:p w14:paraId="31E2CADC" w14:textId="77777777" w:rsidR="002942D4" w:rsidRDefault="0007083A" w:rsidP="002942D4">
      <w:pPr>
        <w:pStyle w:val="CommentText"/>
      </w:pPr>
      <w:r>
        <w:rPr>
          <w:rStyle w:val="CommentReference"/>
        </w:rPr>
        <w:annotationRef/>
      </w:r>
      <w:r w:rsidR="002942D4">
        <w:t>Is 6 weeks enough/too much?</w:t>
      </w:r>
    </w:p>
  </w:comment>
  <w:comment w:id="36" w:author="LEOW,Mei" w:date="2026-01-27T14:16:00Z" w:initials="ML">
    <w:p w14:paraId="3598E74D" w14:textId="77777777" w:rsidR="00671A40" w:rsidRDefault="00671A40" w:rsidP="00671A40">
      <w:pPr>
        <w:pStyle w:val="CommentText"/>
      </w:pPr>
      <w:r>
        <w:rPr>
          <w:rStyle w:val="CommentReference"/>
        </w:rPr>
        <w:annotationRef/>
      </w:r>
      <w:r>
        <w:t>Not sure if we need/want this - shall we include it just in case?</w:t>
      </w:r>
    </w:p>
  </w:comment>
  <w:comment w:id="57" w:author="LEOW,Mei" w:date="2026-01-28T18:19:00Z" w:initials="ML">
    <w:p w14:paraId="04BFF024" w14:textId="77777777" w:rsidR="00A062A3" w:rsidRDefault="0063033F" w:rsidP="00A062A3">
      <w:pPr>
        <w:pStyle w:val="CommentText"/>
      </w:pPr>
      <w:r>
        <w:rPr>
          <w:rStyle w:val="CommentReference"/>
        </w:rPr>
        <w:annotationRef/>
      </w:r>
      <w:r w:rsidR="00A062A3">
        <w:t>How much background info are we willing to provide? More details might help the supplier understand what expertise we need.</w:t>
      </w:r>
      <w:r w:rsidR="00A062A3">
        <w:br/>
      </w:r>
      <w:r w:rsidR="00A062A3">
        <w:br/>
      </w:r>
      <w:r w:rsidR="00A062A3">
        <w:rPr>
          <w:i/>
          <w:iCs/>
        </w:rPr>
        <w:t>*Edit if credit transfer components are not part of this work</w:t>
      </w:r>
    </w:p>
  </w:comment>
  <w:comment w:id="111" w:author="LEOW,Mei" w:date="2026-01-28T09:12:00Z" w:initials="ML">
    <w:p w14:paraId="1FA3ED04" w14:textId="43EA44E5" w:rsidR="00303395" w:rsidRDefault="00303395" w:rsidP="00303395">
      <w:pPr>
        <w:pStyle w:val="CommentText"/>
      </w:pPr>
      <w:r>
        <w:rPr>
          <w:rStyle w:val="CommentReference"/>
        </w:rPr>
        <w:annotationRef/>
      </w:r>
      <w:r>
        <w:t>Or future outputs?</w:t>
      </w:r>
    </w:p>
  </w:comment>
  <w:comment w:id="163" w:author="LEOW,Mei" w:date="2026-01-27T17:15:00Z" w:initials="ML">
    <w:p w14:paraId="090C3256" w14:textId="7613A89F" w:rsidR="006F5C6B" w:rsidRDefault="006F5C6B" w:rsidP="006F5C6B">
      <w:pPr>
        <w:pStyle w:val="CommentText"/>
      </w:pPr>
      <w:r>
        <w:rPr>
          <w:rStyle w:val="CommentReference"/>
        </w:rPr>
        <w:annotationRef/>
      </w:r>
      <w:r>
        <w:t>Or output?</w:t>
      </w:r>
    </w:p>
  </w:comment>
  <w:comment w:id="167" w:author="LEOW,Mei" w:date="2026-01-28T18:31:00Z" w:initials="ML">
    <w:p w14:paraId="510B1CE2" w14:textId="77777777" w:rsidR="00762C51" w:rsidRDefault="00762C51" w:rsidP="00762C51">
      <w:pPr>
        <w:pStyle w:val="CommentText"/>
      </w:pPr>
      <w:r>
        <w:rPr>
          <w:rStyle w:val="CommentReference"/>
        </w:rPr>
        <w:annotationRef/>
      </w:r>
      <w:r>
        <w:t>Is this required (e.g. for execs) or are we happy with just a written report?</w:t>
      </w:r>
    </w:p>
  </w:comment>
  <w:comment w:id="179" w:author="LEOW,Mei" w:date="2026-01-27T17:36:00Z" w:initials="ML">
    <w:p w14:paraId="443CBCCC" w14:textId="77777777" w:rsidR="002A09BA" w:rsidRDefault="002A09BA" w:rsidP="002A09BA">
      <w:pPr>
        <w:pStyle w:val="CommentText"/>
      </w:pPr>
      <w:r>
        <w:rPr>
          <w:rStyle w:val="CommentReference"/>
        </w:rPr>
        <w:annotationRef/>
      </w:r>
      <w:r>
        <w:t>Not sure if lit review or quantitative/qualitative data analysis really applies in this case - suggestions for better wording welcome</w:t>
      </w:r>
    </w:p>
  </w:comment>
  <w:comment w:id="222" w:author="LEOW,Mei" w:date="2026-01-29T11:15:00Z" w:initials="ML">
    <w:p w14:paraId="1E554BC0" w14:textId="77777777" w:rsidR="00C72528" w:rsidRDefault="002D2DCD" w:rsidP="00C72528">
      <w:pPr>
        <w:pStyle w:val="CommentText"/>
      </w:pPr>
      <w:r>
        <w:rPr>
          <w:rStyle w:val="CommentReference"/>
        </w:rPr>
        <w:annotationRef/>
      </w:r>
      <w:r w:rsidR="00C72528">
        <w:t xml:space="preserve">Technical build summary? </w:t>
      </w:r>
      <w:hyperlink r:id="rId1" w:history="1">
        <w:r w:rsidR="00C72528" w:rsidRPr="00675730">
          <w:rPr>
            <w:rStyle w:val="Hyperlink"/>
          </w:rPr>
          <w:t>20241101 NST technical build summary.docx</w:t>
        </w:r>
      </w:hyperlink>
      <w:r w:rsidR="00C72528">
        <w:t xml:space="preserve"> </w:t>
      </w:r>
    </w:p>
    <w:p w14:paraId="4947BCCC" w14:textId="77777777" w:rsidR="00C72528" w:rsidRDefault="00C72528" w:rsidP="00C72528">
      <w:pPr>
        <w:pStyle w:val="CommentText"/>
      </w:pPr>
    </w:p>
    <w:p w14:paraId="71809C3D" w14:textId="77777777" w:rsidR="00C72528" w:rsidRDefault="00C72528" w:rsidP="00C72528">
      <w:pPr>
        <w:pStyle w:val="CommentText"/>
      </w:pPr>
      <w:r>
        <w:t>What about raw code?</w:t>
      </w:r>
    </w:p>
  </w:comment>
  <w:comment w:id="226" w:author="LEOW,Mei" w:date="2026-01-29T11:18:00Z" w:initials="ML">
    <w:p w14:paraId="5A58722D" w14:textId="2E343FBF" w:rsidR="00E376CD" w:rsidRDefault="00E376CD" w:rsidP="00E376CD">
      <w:pPr>
        <w:pStyle w:val="CommentText"/>
      </w:pPr>
      <w:r>
        <w:rPr>
          <w:rStyle w:val="CommentReference"/>
        </w:rPr>
        <w:annotationRef/>
      </w:r>
      <w:r>
        <w:t xml:space="preserve">Clustering report? </w:t>
      </w:r>
      <w:hyperlink r:id="rId2" w:history="1">
        <w:r w:rsidRPr="00C244E9">
          <w:rPr>
            <w:rStyle w:val="Hyperlink"/>
          </w:rPr>
          <w:t>Taxonomy Tech Report.docx</w:t>
        </w:r>
      </w:hyperlink>
      <w:r>
        <w:t xml:space="preserve"> </w:t>
      </w:r>
    </w:p>
    <w:p w14:paraId="0E21105A" w14:textId="77777777" w:rsidR="00E376CD" w:rsidRDefault="00E376CD" w:rsidP="00E376CD">
      <w:pPr>
        <w:pStyle w:val="CommentText"/>
      </w:pPr>
    </w:p>
    <w:p w14:paraId="62A9BFA5" w14:textId="77777777" w:rsidR="00E376CD" w:rsidRDefault="00E376CD" w:rsidP="00E376CD">
      <w:pPr>
        <w:pStyle w:val="CommentText"/>
      </w:pPr>
      <w:r>
        <w:t xml:space="preserve">Metadata? </w:t>
      </w:r>
      <w:hyperlink r:id="rId3" w:history="1">
        <w:r w:rsidRPr="00C244E9">
          <w:rPr>
            <w:rStyle w:val="Hyperlink"/>
          </w:rPr>
          <w:t>Use case metadata mapping.docx</w:t>
        </w:r>
      </w:hyperlink>
      <w:r>
        <w:t xml:space="preserve"> </w:t>
      </w:r>
    </w:p>
  </w:comment>
  <w:comment w:id="232" w:author="LEOW,Mei" w:date="2026-01-29T11:22:00Z" w:initials="ML">
    <w:p w14:paraId="006652FC" w14:textId="77777777" w:rsidR="000F2B94" w:rsidRDefault="000F2B94" w:rsidP="000F2B94">
      <w:pPr>
        <w:pStyle w:val="CommentText"/>
      </w:pPr>
      <w:r>
        <w:rPr>
          <w:rStyle w:val="CommentReference"/>
        </w:rPr>
        <w:annotationRef/>
      </w:r>
      <w:r>
        <w:t xml:space="preserve">Skill classes? </w:t>
      </w:r>
      <w:hyperlink r:id="rId4" w:history="1">
        <w:r w:rsidRPr="00E17BA5">
          <w:rPr>
            <w:rStyle w:val="Hyperlink"/>
          </w:rPr>
          <w:t>Skill class definition.docx</w:t>
        </w:r>
      </w:hyperlink>
      <w:r>
        <w:t xml:space="preserve"> </w:t>
      </w:r>
    </w:p>
    <w:p w14:paraId="708A3ED9" w14:textId="77777777" w:rsidR="000F2B94" w:rsidRDefault="000F2B94" w:rsidP="000F2B94">
      <w:pPr>
        <w:pStyle w:val="CommentText"/>
      </w:pPr>
    </w:p>
    <w:p w14:paraId="0299F89C" w14:textId="77777777" w:rsidR="000F2B94" w:rsidRDefault="000F2B94" w:rsidP="000F2B94">
      <w:pPr>
        <w:pStyle w:val="CommentText"/>
      </w:pPr>
      <w:r>
        <w:t>If we want the supplier to sense-check whether the policy intent of the skill definition has translated correctly into the technical work, we could also provide:</w:t>
      </w:r>
    </w:p>
    <w:p w14:paraId="67E31837" w14:textId="77777777" w:rsidR="000F2B94" w:rsidRDefault="000F2B94" w:rsidP="000F2B94">
      <w:pPr>
        <w:pStyle w:val="CommentText"/>
      </w:pPr>
    </w:p>
    <w:p w14:paraId="0E24E1E2" w14:textId="77777777" w:rsidR="000F2B94" w:rsidRDefault="000F2B94" w:rsidP="000F2B94">
      <w:pPr>
        <w:pStyle w:val="CommentText"/>
      </w:pPr>
      <w:r>
        <w:t xml:space="preserve">ACER skill definition report? </w:t>
      </w:r>
      <w:hyperlink r:id="rId5" w:history="1">
        <w:r w:rsidRPr="00E17BA5">
          <w:rPr>
            <w:rStyle w:val="Hyperlink"/>
          </w:rPr>
          <w:t>DRAFT Qualitative analysis on the definition of skills - Final Report.docx</w:t>
        </w:r>
      </w:hyperlink>
      <w:r>
        <w:t xml:space="preserve"> </w:t>
      </w:r>
    </w:p>
    <w:p w14:paraId="37FA54CC" w14:textId="77777777" w:rsidR="000F2B94" w:rsidRDefault="000F2B94" w:rsidP="000F2B94">
      <w:pPr>
        <w:pStyle w:val="CommentText"/>
      </w:pPr>
    </w:p>
    <w:p w14:paraId="1E918BC0" w14:textId="77777777" w:rsidR="000F2B94" w:rsidRDefault="000F2B94" w:rsidP="000F2B94">
      <w:pPr>
        <w:pStyle w:val="CommentText"/>
      </w:pPr>
      <w:r>
        <w:t xml:space="preserve">Targeted skill definition discussion paper? </w:t>
      </w:r>
      <w:hyperlink r:id="rId6" w:history="1">
        <w:r w:rsidRPr="00E17BA5">
          <w:rPr>
            <w:rStyle w:val="Hyperlink"/>
          </w:rPr>
          <w:t>250911 APPROVED Skills Definition Discussion Paper.pdf</w:t>
        </w:r>
      </w:hyperlink>
      <w:r>
        <w:t xml:space="preserve"> </w:t>
      </w:r>
    </w:p>
  </w:comment>
  <w:comment w:id="236" w:author="LEOW,Mei" w:date="2026-01-29T11:24:00Z" w:initials="ML">
    <w:p w14:paraId="4904E366" w14:textId="77777777" w:rsidR="00E1692E" w:rsidRDefault="00E1692E" w:rsidP="00E1692E">
      <w:pPr>
        <w:pStyle w:val="CommentText"/>
      </w:pPr>
      <w:r>
        <w:rPr>
          <w:rStyle w:val="CommentReference"/>
        </w:rPr>
        <w:annotationRef/>
      </w:r>
      <w:r>
        <w:t>If these are part of the review</w:t>
      </w:r>
    </w:p>
  </w:comment>
  <w:comment w:id="253" w:author="LEOW,Mei" w:date="2026-01-29T14:36:00Z" w:initials="ML">
    <w:p w14:paraId="0976AA73" w14:textId="77777777" w:rsidR="00616132" w:rsidRDefault="00616132" w:rsidP="00616132">
      <w:pPr>
        <w:pStyle w:val="CommentText"/>
      </w:pPr>
      <w:r>
        <w:rPr>
          <w:rStyle w:val="CommentReference"/>
        </w:rPr>
        <w:annotationRef/>
      </w:r>
      <w:r>
        <w:t>Have I worded the desired infrastructure correctly? Does it matter which LLM it is?</w:t>
      </w:r>
    </w:p>
  </w:comment>
  <w:comment w:id="261" w:author="LEOW,Mei" w:date="2026-01-29T14:35:00Z" w:initials="ML">
    <w:p w14:paraId="4072E9F9" w14:textId="77777777" w:rsidR="0049099D" w:rsidRDefault="00520DA6" w:rsidP="0049099D">
      <w:pPr>
        <w:pStyle w:val="CommentText"/>
      </w:pPr>
      <w:r>
        <w:rPr>
          <w:rStyle w:val="CommentReference"/>
        </w:rPr>
        <w:annotationRef/>
      </w:r>
      <w:r w:rsidR="0049099D">
        <w:t>Or are these essential?</w:t>
      </w:r>
    </w:p>
  </w:comment>
  <w:comment w:id="266" w:author="LEOW,Mei" w:date="2026-01-28T18:24:00Z" w:initials="ML">
    <w:p w14:paraId="54BDD312" w14:textId="1A1D659F" w:rsidR="002120CE" w:rsidRDefault="002120CE" w:rsidP="002120CE">
      <w:pPr>
        <w:pStyle w:val="CommentText"/>
      </w:pPr>
      <w:r>
        <w:rPr>
          <w:rStyle w:val="CommentReference"/>
        </w:rPr>
        <w:annotationRef/>
      </w:r>
      <w:r>
        <w:t>Assuming stakeholder engagement isn’t relevant to this work</w:t>
      </w:r>
    </w:p>
  </w:comment>
  <w:comment w:id="281" w:author="LEOW,Mei" w:date="2026-01-28T18:29:00Z" w:initials="ML">
    <w:p w14:paraId="6AAB5A1D" w14:textId="77777777" w:rsidR="00870469" w:rsidRDefault="00870469" w:rsidP="00870469">
      <w:pPr>
        <w:pStyle w:val="CommentText"/>
      </w:pPr>
      <w:r>
        <w:rPr>
          <w:rStyle w:val="CommentReference"/>
        </w:rPr>
        <w:annotationRef/>
      </w:r>
      <w:r>
        <w:t>I’m assuming we’re OK with the supplier using AI (and it might even be necessary for this work)? It sounds like we can set conditions for AI use in the Work Order if we need to place limits on where/how it’s used.</w:t>
      </w:r>
    </w:p>
  </w:comment>
  <w:comment w:id="292" w:author="LEOW,Mei" w:date="2026-01-29T11:29:00Z" w:initials="ML">
    <w:p w14:paraId="7642705E" w14:textId="77777777" w:rsidR="006033BC" w:rsidRDefault="006033BC" w:rsidP="006033BC">
      <w:pPr>
        <w:pStyle w:val="CommentText"/>
      </w:pPr>
      <w:r>
        <w:rPr>
          <w:rStyle w:val="CommentReference"/>
        </w:rPr>
        <w:annotationRef/>
      </w:r>
      <w:r>
        <w:t>For the ACER skill definition RFQ, we included “the possibility of some on-site work at a Department office in Canberra”. I’m assuming we don’t need that here as:</w:t>
      </w:r>
    </w:p>
    <w:p w14:paraId="6DDDAA66" w14:textId="77777777" w:rsidR="006033BC" w:rsidRDefault="006033BC" w:rsidP="006033BC">
      <w:pPr>
        <w:pStyle w:val="CommentText"/>
        <w:ind w:left="300"/>
      </w:pPr>
      <w:r>
        <w:t>there are no workshops planned</w:t>
      </w:r>
    </w:p>
    <w:p w14:paraId="73F06D5C" w14:textId="77777777" w:rsidR="006033BC" w:rsidRDefault="006033BC" w:rsidP="006033BC">
      <w:pPr>
        <w:pStyle w:val="CommentText"/>
        <w:ind w:left="300"/>
      </w:pPr>
      <w:r>
        <w:t>any presentations can be arranged over Teams.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A3EA73" w15:done="0"/>
  <w15:commentEx w15:paraId="5932E36E" w15:done="0"/>
  <w15:commentEx w15:paraId="652E4150" w15:done="0"/>
  <w15:commentEx w15:paraId="38E903ED" w15:done="0"/>
  <w15:commentEx w15:paraId="5849CC52" w15:done="0"/>
  <w15:commentEx w15:paraId="6100512D" w15:done="0"/>
  <w15:commentEx w15:paraId="2D8D4304" w15:done="0"/>
  <w15:commentEx w15:paraId="5406D572" w15:done="0"/>
  <w15:commentEx w15:paraId="31E2CADC" w15:done="0"/>
  <w15:commentEx w15:paraId="3598E74D" w15:done="0"/>
  <w15:commentEx w15:paraId="04BFF024" w15:done="0"/>
  <w15:commentEx w15:paraId="1FA3ED04" w15:done="0"/>
  <w15:commentEx w15:paraId="090C3256" w15:done="0"/>
  <w15:commentEx w15:paraId="510B1CE2" w15:done="0"/>
  <w15:commentEx w15:paraId="443CBCCC" w15:done="0"/>
  <w15:commentEx w15:paraId="71809C3D" w15:done="0"/>
  <w15:commentEx w15:paraId="62A9BFA5" w15:done="0"/>
  <w15:commentEx w15:paraId="1E918BC0" w15:done="0"/>
  <w15:commentEx w15:paraId="4904E366" w15:done="0"/>
  <w15:commentEx w15:paraId="0976AA73" w15:done="0"/>
  <w15:commentEx w15:paraId="4072E9F9" w15:done="0"/>
  <w15:commentEx w15:paraId="54BDD312" w15:done="0"/>
  <w15:commentEx w15:paraId="6AAB5A1D" w15:done="0"/>
  <w15:commentEx w15:paraId="73F06D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545AE8" w16cex:dateUtc="2026-01-27T01:46:00Z"/>
  <w16cex:commentExtensible w16cex:durableId="47A90EC9" w16cex:dateUtc="2026-01-27T03:10:00Z"/>
  <w16cex:commentExtensible w16cex:durableId="31C822F4" w16cex:dateUtc="2026-01-27T01:53:00Z"/>
  <w16cex:commentExtensible w16cex:durableId="12122DC9" w16cex:dateUtc="2026-01-27T01:54:00Z"/>
  <w16cex:commentExtensible w16cex:durableId="5D08032D" w16cex:dateUtc="2026-01-27T01:56:00Z"/>
  <w16cex:commentExtensible w16cex:durableId="044ECD6D" w16cex:dateUtc="2026-01-27T01:51:00Z"/>
  <w16cex:commentExtensible w16cex:durableId="4589526E" w16cex:dateUtc="2026-01-27T03:11:00Z"/>
  <w16cex:commentExtensible w16cex:durableId="6C4D41F7" w16cex:dateUtc="2026-01-27T03:13:00Z"/>
  <w16cex:commentExtensible w16cex:durableId="3EF11FB7" w16cex:dateUtc="2026-01-27T03:13:00Z"/>
  <w16cex:commentExtensible w16cex:durableId="51865E85" w16cex:dateUtc="2026-01-27T03:16:00Z"/>
  <w16cex:commentExtensible w16cex:durableId="633E2490" w16cex:dateUtc="2026-01-28T07:19:00Z"/>
  <w16cex:commentExtensible w16cex:durableId="1791050F" w16cex:dateUtc="2026-01-27T22:12:00Z"/>
  <w16cex:commentExtensible w16cex:durableId="6C378B44" w16cex:dateUtc="2026-01-27T06:15:00Z"/>
  <w16cex:commentExtensible w16cex:durableId="074C38A9" w16cex:dateUtc="2026-01-28T07:31:00Z"/>
  <w16cex:commentExtensible w16cex:durableId="3BD954E1" w16cex:dateUtc="2026-01-27T06:36:00Z"/>
  <w16cex:commentExtensible w16cex:durableId="23608C9F" w16cex:dateUtc="2026-01-29T00:15:00Z"/>
  <w16cex:commentExtensible w16cex:durableId="110B8C84" w16cex:dateUtc="2026-01-29T00:18:00Z"/>
  <w16cex:commentExtensible w16cex:durableId="46D882CC" w16cex:dateUtc="2026-01-29T00:22:00Z"/>
  <w16cex:commentExtensible w16cex:durableId="2DC2840D" w16cex:dateUtc="2026-01-29T00:24:00Z"/>
  <w16cex:commentExtensible w16cex:durableId="63E6B95A" w16cex:dateUtc="2026-01-29T03:36:00Z"/>
  <w16cex:commentExtensible w16cex:durableId="15F433AA" w16cex:dateUtc="2026-01-29T03:35:00Z"/>
  <w16cex:commentExtensible w16cex:durableId="2DFE0532" w16cex:dateUtc="2026-01-28T07:24:00Z"/>
  <w16cex:commentExtensible w16cex:durableId="7E53E4A0" w16cex:dateUtc="2026-01-28T07:29:00Z"/>
  <w16cex:commentExtensible w16cex:durableId="59C20F17" w16cex:dateUtc="2026-01-29T0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A3EA73" w16cid:durableId="0D545AE8"/>
  <w16cid:commentId w16cid:paraId="5932E36E" w16cid:durableId="47A90EC9"/>
  <w16cid:commentId w16cid:paraId="652E4150" w16cid:durableId="31C822F4"/>
  <w16cid:commentId w16cid:paraId="38E903ED" w16cid:durableId="12122DC9"/>
  <w16cid:commentId w16cid:paraId="5849CC52" w16cid:durableId="5D08032D"/>
  <w16cid:commentId w16cid:paraId="6100512D" w16cid:durableId="044ECD6D"/>
  <w16cid:commentId w16cid:paraId="2D8D4304" w16cid:durableId="4589526E"/>
  <w16cid:commentId w16cid:paraId="5406D572" w16cid:durableId="6C4D41F7"/>
  <w16cid:commentId w16cid:paraId="31E2CADC" w16cid:durableId="3EF11FB7"/>
  <w16cid:commentId w16cid:paraId="3598E74D" w16cid:durableId="51865E85"/>
  <w16cid:commentId w16cid:paraId="04BFF024" w16cid:durableId="633E2490"/>
  <w16cid:commentId w16cid:paraId="1FA3ED04" w16cid:durableId="1791050F"/>
  <w16cid:commentId w16cid:paraId="090C3256" w16cid:durableId="6C378B44"/>
  <w16cid:commentId w16cid:paraId="510B1CE2" w16cid:durableId="074C38A9"/>
  <w16cid:commentId w16cid:paraId="443CBCCC" w16cid:durableId="3BD954E1"/>
  <w16cid:commentId w16cid:paraId="71809C3D" w16cid:durableId="23608C9F"/>
  <w16cid:commentId w16cid:paraId="62A9BFA5" w16cid:durableId="110B8C84"/>
  <w16cid:commentId w16cid:paraId="1E918BC0" w16cid:durableId="46D882CC"/>
  <w16cid:commentId w16cid:paraId="4904E366" w16cid:durableId="2DC2840D"/>
  <w16cid:commentId w16cid:paraId="0976AA73" w16cid:durableId="63E6B95A"/>
  <w16cid:commentId w16cid:paraId="4072E9F9" w16cid:durableId="15F433AA"/>
  <w16cid:commentId w16cid:paraId="54BDD312" w16cid:durableId="2DFE0532"/>
  <w16cid:commentId w16cid:paraId="6AAB5A1D" w16cid:durableId="7E53E4A0"/>
  <w16cid:commentId w16cid:paraId="73F06D5C" w16cid:durableId="59C20F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AC87A" w14:textId="77777777" w:rsidR="00B50132" w:rsidRDefault="00B50132" w:rsidP="0051352E">
      <w:pPr>
        <w:spacing w:after="0" w:line="240" w:lineRule="auto"/>
      </w:pPr>
      <w:r>
        <w:separator/>
      </w:r>
    </w:p>
  </w:endnote>
  <w:endnote w:type="continuationSeparator" w:id="0">
    <w:p w14:paraId="1ECC38B4" w14:textId="77777777" w:rsidR="00B50132" w:rsidRDefault="00B50132" w:rsidP="00513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01000001" w:usb1="00000000" w:usb2="00000000" w:usb3="00000000" w:csb0="00010000" w:csb1="00000000"/>
  </w:font>
  <w:font w:name="Arial Bold">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E322" w14:textId="77777777" w:rsidR="0051210B" w:rsidRDefault="005121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51082"/>
      <w:docPartObj>
        <w:docPartGallery w:val="Page Numbers (Bottom of Page)"/>
        <w:docPartUnique/>
      </w:docPartObj>
    </w:sdtPr>
    <w:sdtContent>
      <w:sdt>
        <w:sdtPr>
          <w:id w:val="-1769616900"/>
          <w:docPartObj>
            <w:docPartGallery w:val="Page Numbers (Top of Page)"/>
            <w:docPartUnique/>
          </w:docPartObj>
        </w:sdtPr>
        <w:sdtContent>
          <w:p w14:paraId="728AF0FB" w14:textId="11D6DA6F" w:rsidR="0051210B" w:rsidRDefault="0051210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0377588" w14:textId="0296E990" w:rsidR="00662A42" w:rsidRDefault="00662A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310170"/>
      <w:docPartObj>
        <w:docPartGallery w:val="Page Numbers (Bottom of Page)"/>
        <w:docPartUnique/>
      </w:docPartObj>
    </w:sdtPr>
    <w:sdtContent>
      <w:sdt>
        <w:sdtPr>
          <w:id w:val="1796862974"/>
          <w:docPartObj>
            <w:docPartGallery w:val="Page Numbers (Top of Page)"/>
            <w:docPartUnique/>
          </w:docPartObj>
        </w:sdtPr>
        <w:sdtContent>
          <w:p w14:paraId="60CC2C5B" w14:textId="74820FE5" w:rsidR="0051210B" w:rsidRDefault="0051210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E2D020D" w14:textId="1632CA70" w:rsidR="00662A42" w:rsidRDefault="00662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E7D5D" w14:textId="77777777" w:rsidR="00B50132" w:rsidRDefault="00B50132" w:rsidP="0051352E">
      <w:pPr>
        <w:spacing w:after="0" w:line="240" w:lineRule="auto"/>
      </w:pPr>
      <w:r>
        <w:separator/>
      </w:r>
    </w:p>
  </w:footnote>
  <w:footnote w:type="continuationSeparator" w:id="0">
    <w:p w14:paraId="62AD51FF" w14:textId="77777777" w:rsidR="00B50132" w:rsidRDefault="00B50132" w:rsidP="00513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2D3C" w14:textId="77777777" w:rsidR="0051210B" w:rsidRDefault="005121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F137" w14:textId="77777777" w:rsidR="0051210B" w:rsidRDefault="005121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1BB56" w14:textId="77777777" w:rsidR="0051210B" w:rsidRDefault="005121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41E899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C462C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1BE97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DD09B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A6FF0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D6EA9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AEEB3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6F4D7B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C4E7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CF43B1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442B7F"/>
    <w:multiLevelType w:val="multilevel"/>
    <w:tmpl w:val="837A80A6"/>
    <w:lvl w:ilvl="0">
      <w:start w:val="1"/>
      <w:numFmt w:val="decimal"/>
      <w:pStyle w:val="NumberedList1"/>
      <w:lvlText w:val="%1)"/>
      <w:lvlJc w:val="left"/>
      <w:pPr>
        <w:tabs>
          <w:tab w:val="num" w:pos="850"/>
        </w:tabs>
        <w:ind w:left="850" w:hanging="425"/>
      </w:pPr>
    </w:lvl>
    <w:lvl w:ilvl="1">
      <w:start w:val="1"/>
      <w:numFmt w:val="decimal"/>
      <w:pStyle w:val="NumberedList11"/>
      <w:lvlText w:val="%2)"/>
      <w:lvlJc w:val="left"/>
      <w:pPr>
        <w:tabs>
          <w:tab w:val="num" w:pos="850"/>
        </w:tabs>
        <w:ind w:left="850" w:hanging="425"/>
      </w:pPr>
    </w:lvl>
    <w:lvl w:ilvl="2">
      <w:start w:val="1"/>
      <w:numFmt w:val="decimal"/>
      <w:pStyle w:val="NumberedList12"/>
      <w:lvlText w:val="%3)"/>
      <w:lvlJc w:val="left"/>
      <w:pPr>
        <w:tabs>
          <w:tab w:val="num" w:pos="1276"/>
        </w:tabs>
        <w:ind w:left="1276" w:hanging="426"/>
      </w:pPr>
    </w:lvl>
    <w:lvl w:ilvl="3">
      <w:start w:val="1"/>
      <w:numFmt w:val="decimal"/>
      <w:pStyle w:val="NumberedList13"/>
      <w:lvlText w:val="%4)"/>
      <w:lvlJc w:val="left"/>
      <w:pPr>
        <w:tabs>
          <w:tab w:val="num" w:pos="1701"/>
        </w:tabs>
        <w:ind w:left="1701" w:hanging="425"/>
      </w:pPr>
    </w:lvl>
    <w:lvl w:ilvl="4">
      <w:start w:val="1"/>
      <w:numFmt w:val="decimal"/>
      <w:pStyle w:val="NumberedList14"/>
      <w:lvlText w:val="%5)"/>
      <w:lvlJc w:val="left"/>
      <w:pPr>
        <w:tabs>
          <w:tab w:val="num" w:pos="2126"/>
        </w:tabs>
        <w:ind w:left="2126" w:hanging="425"/>
      </w:pPr>
    </w:lvl>
    <w:lvl w:ilvl="5">
      <w:start w:val="1"/>
      <w:numFmt w:val="decimal"/>
      <w:pStyle w:val="NumberedList15"/>
      <w:lvlText w:val="%6)"/>
      <w:lvlJc w:val="left"/>
      <w:pPr>
        <w:tabs>
          <w:tab w:val="num" w:pos="2551"/>
        </w:tabs>
        <w:ind w:left="2551" w:hanging="425"/>
      </w:pPr>
    </w:lvl>
    <w:lvl w:ilvl="6">
      <w:start w:val="1"/>
      <w:numFmt w:val="decimal"/>
      <w:pStyle w:val="NumberedList16"/>
      <w:lvlText w:val="%7)"/>
      <w:lvlJc w:val="left"/>
      <w:pPr>
        <w:tabs>
          <w:tab w:val="num" w:pos="2976"/>
        </w:tabs>
        <w:ind w:left="2976" w:hanging="425"/>
      </w:pPr>
    </w:lvl>
    <w:lvl w:ilvl="7">
      <w:start w:val="1"/>
      <w:numFmt w:val="decimal"/>
      <w:pStyle w:val="NumberedList17"/>
      <w:lvlText w:val="%8)"/>
      <w:lvlJc w:val="left"/>
      <w:pPr>
        <w:tabs>
          <w:tab w:val="num" w:pos="3402"/>
        </w:tabs>
        <w:ind w:left="3402" w:hanging="426"/>
      </w:pPr>
    </w:lvl>
    <w:lvl w:ilvl="8">
      <w:start w:val="1"/>
      <w:numFmt w:val="decimal"/>
      <w:pStyle w:val="NumberedList18"/>
      <w:lvlText w:val="%9)"/>
      <w:lvlJc w:val="left"/>
      <w:pPr>
        <w:tabs>
          <w:tab w:val="num" w:pos="3827"/>
        </w:tabs>
        <w:ind w:left="3827" w:hanging="425"/>
      </w:pPr>
    </w:lvl>
  </w:abstractNum>
  <w:abstractNum w:abstractNumId="11" w15:restartNumberingAfterBreak="0">
    <w:nsid w:val="0E09303B"/>
    <w:multiLevelType w:val="hybridMultilevel"/>
    <w:tmpl w:val="2ABE40D2"/>
    <w:lvl w:ilvl="0" w:tplc="0D640178">
      <w:numFmt w:val="bullet"/>
      <w:lvlText w:val=""/>
      <w:lvlJc w:val="left"/>
      <w:pPr>
        <w:ind w:left="873" w:hanging="356"/>
      </w:pPr>
      <w:rPr>
        <w:rFonts w:ascii="Symbol" w:eastAsia="Symbol" w:hAnsi="Symbol" w:cs="Symbol" w:hint="default"/>
        <w:b w:val="0"/>
        <w:bCs w:val="0"/>
        <w:i w:val="0"/>
        <w:iCs w:val="0"/>
        <w:spacing w:val="0"/>
        <w:w w:val="100"/>
        <w:sz w:val="18"/>
        <w:szCs w:val="18"/>
        <w:lang w:val="en-US" w:eastAsia="en-US" w:bidi="ar-SA"/>
      </w:rPr>
    </w:lvl>
    <w:lvl w:ilvl="1" w:tplc="A14EBC88">
      <w:numFmt w:val="bullet"/>
      <w:lvlText w:val="•"/>
      <w:lvlJc w:val="left"/>
      <w:pPr>
        <w:ind w:left="1686" w:hanging="356"/>
      </w:pPr>
      <w:rPr>
        <w:rFonts w:hint="default"/>
        <w:lang w:val="en-US" w:eastAsia="en-US" w:bidi="ar-SA"/>
      </w:rPr>
    </w:lvl>
    <w:lvl w:ilvl="2" w:tplc="2988A924">
      <w:numFmt w:val="bullet"/>
      <w:lvlText w:val="•"/>
      <w:lvlJc w:val="left"/>
      <w:pPr>
        <w:ind w:left="2493" w:hanging="356"/>
      </w:pPr>
      <w:rPr>
        <w:rFonts w:hint="default"/>
        <w:lang w:val="en-US" w:eastAsia="en-US" w:bidi="ar-SA"/>
      </w:rPr>
    </w:lvl>
    <w:lvl w:ilvl="3" w:tplc="3AB21FBE">
      <w:numFmt w:val="bullet"/>
      <w:lvlText w:val="•"/>
      <w:lvlJc w:val="left"/>
      <w:pPr>
        <w:ind w:left="3300" w:hanging="356"/>
      </w:pPr>
      <w:rPr>
        <w:rFonts w:hint="default"/>
        <w:lang w:val="en-US" w:eastAsia="en-US" w:bidi="ar-SA"/>
      </w:rPr>
    </w:lvl>
    <w:lvl w:ilvl="4" w:tplc="3A52D7F8">
      <w:numFmt w:val="bullet"/>
      <w:lvlText w:val="•"/>
      <w:lvlJc w:val="left"/>
      <w:pPr>
        <w:ind w:left="4107" w:hanging="356"/>
      </w:pPr>
      <w:rPr>
        <w:rFonts w:hint="default"/>
        <w:lang w:val="en-US" w:eastAsia="en-US" w:bidi="ar-SA"/>
      </w:rPr>
    </w:lvl>
    <w:lvl w:ilvl="5" w:tplc="BD7259BE">
      <w:numFmt w:val="bullet"/>
      <w:lvlText w:val="•"/>
      <w:lvlJc w:val="left"/>
      <w:pPr>
        <w:ind w:left="4914" w:hanging="356"/>
      </w:pPr>
      <w:rPr>
        <w:rFonts w:hint="default"/>
        <w:lang w:val="en-US" w:eastAsia="en-US" w:bidi="ar-SA"/>
      </w:rPr>
    </w:lvl>
    <w:lvl w:ilvl="6" w:tplc="227C3526">
      <w:numFmt w:val="bullet"/>
      <w:lvlText w:val="•"/>
      <w:lvlJc w:val="left"/>
      <w:pPr>
        <w:ind w:left="5721" w:hanging="356"/>
      </w:pPr>
      <w:rPr>
        <w:rFonts w:hint="default"/>
        <w:lang w:val="en-US" w:eastAsia="en-US" w:bidi="ar-SA"/>
      </w:rPr>
    </w:lvl>
    <w:lvl w:ilvl="7" w:tplc="5B8C5D84">
      <w:numFmt w:val="bullet"/>
      <w:lvlText w:val="•"/>
      <w:lvlJc w:val="left"/>
      <w:pPr>
        <w:ind w:left="6528" w:hanging="356"/>
      </w:pPr>
      <w:rPr>
        <w:rFonts w:hint="default"/>
        <w:lang w:val="en-US" w:eastAsia="en-US" w:bidi="ar-SA"/>
      </w:rPr>
    </w:lvl>
    <w:lvl w:ilvl="8" w:tplc="E760CC80">
      <w:numFmt w:val="bullet"/>
      <w:lvlText w:val="•"/>
      <w:lvlJc w:val="left"/>
      <w:pPr>
        <w:ind w:left="7335" w:hanging="356"/>
      </w:pPr>
      <w:rPr>
        <w:rFonts w:hint="default"/>
        <w:lang w:val="en-US" w:eastAsia="en-US" w:bidi="ar-SA"/>
      </w:rPr>
    </w:lvl>
  </w:abstractNum>
  <w:abstractNum w:abstractNumId="12" w15:restartNumberingAfterBreak="0">
    <w:nsid w:val="11157457"/>
    <w:multiLevelType w:val="multilevel"/>
    <w:tmpl w:val="3AECE86E"/>
    <w:name w:val="List number"/>
    <w:lvl w:ilvl="0">
      <w:start w:val="1"/>
      <w:numFmt w:val="decimal"/>
      <w:pStyle w:val="ListNumber"/>
      <w:lvlText w:val="%1."/>
      <w:lvlJc w:val="left"/>
      <w:pPr>
        <w:ind w:left="357" w:hanging="357"/>
      </w:pPr>
      <w:rPr>
        <w:rFonts w:hint="default"/>
      </w:rPr>
    </w:lvl>
    <w:lvl w:ilvl="1">
      <w:start w:val="1"/>
      <w:numFmt w:val="decimal"/>
      <w:lvlText w:val="%2.%1"/>
      <w:lvlJc w:val="left"/>
      <w:pPr>
        <w:ind w:left="851" w:hanging="494"/>
      </w:pPr>
      <w:rPr>
        <w:rFonts w:hint="default"/>
      </w:rPr>
    </w:lvl>
    <w:lvl w:ilvl="2">
      <w:start w:val="1"/>
      <w:numFmt w:val="decimal"/>
      <w:lvlText w:val="%1.%2.%3"/>
      <w:lvlJc w:val="left"/>
      <w:pPr>
        <w:tabs>
          <w:tab w:val="num" w:pos="1985"/>
        </w:tabs>
        <w:ind w:left="1559" w:hanging="708"/>
      </w:pPr>
      <w:rPr>
        <w:rFonts w:hint="default"/>
      </w:rPr>
    </w:lvl>
    <w:lvl w:ilvl="3">
      <w:start w:val="1"/>
      <w:numFmt w:val="decimal"/>
      <w:lvlText w:val="%1.%2.%3.%4"/>
      <w:lvlJc w:val="left"/>
      <w:pPr>
        <w:tabs>
          <w:tab w:val="num" w:pos="2552"/>
        </w:tabs>
        <w:ind w:left="2381" w:hanging="82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159313B"/>
    <w:multiLevelType w:val="hybridMultilevel"/>
    <w:tmpl w:val="C978AA7E"/>
    <w:lvl w:ilvl="0" w:tplc="0C090001">
      <w:start w:val="1"/>
      <w:numFmt w:val="bullet"/>
      <w:lvlText w:val=""/>
      <w:lvlJc w:val="left"/>
      <w:pPr>
        <w:ind w:left="769" w:hanging="360"/>
      </w:pPr>
      <w:rPr>
        <w:rFonts w:ascii="Symbol" w:hAnsi="Symbol" w:hint="default"/>
      </w:rPr>
    </w:lvl>
    <w:lvl w:ilvl="1" w:tplc="0C090003" w:tentative="1">
      <w:start w:val="1"/>
      <w:numFmt w:val="bullet"/>
      <w:lvlText w:val="o"/>
      <w:lvlJc w:val="left"/>
      <w:pPr>
        <w:ind w:left="1489" w:hanging="360"/>
      </w:pPr>
      <w:rPr>
        <w:rFonts w:ascii="Courier New" w:hAnsi="Courier New" w:cs="Courier New" w:hint="default"/>
      </w:rPr>
    </w:lvl>
    <w:lvl w:ilvl="2" w:tplc="0C090005" w:tentative="1">
      <w:start w:val="1"/>
      <w:numFmt w:val="bullet"/>
      <w:lvlText w:val=""/>
      <w:lvlJc w:val="left"/>
      <w:pPr>
        <w:ind w:left="2209" w:hanging="360"/>
      </w:pPr>
      <w:rPr>
        <w:rFonts w:ascii="Wingdings" w:hAnsi="Wingdings" w:hint="default"/>
      </w:rPr>
    </w:lvl>
    <w:lvl w:ilvl="3" w:tplc="0C090001" w:tentative="1">
      <w:start w:val="1"/>
      <w:numFmt w:val="bullet"/>
      <w:lvlText w:val=""/>
      <w:lvlJc w:val="left"/>
      <w:pPr>
        <w:ind w:left="2929" w:hanging="360"/>
      </w:pPr>
      <w:rPr>
        <w:rFonts w:ascii="Symbol" w:hAnsi="Symbol" w:hint="default"/>
      </w:rPr>
    </w:lvl>
    <w:lvl w:ilvl="4" w:tplc="0C090003" w:tentative="1">
      <w:start w:val="1"/>
      <w:numFmt w:val="bullet"/>
      <w:lvlText w:val="o"/>
      <w:lvlJc w:val="left"/>
      <w:pPr>
        <w:ind w:left="3649" w:hanging="360"/>
      </w:pPr>
      <w:rPr>
        <w:rFonts w:ascii="Courier New" w:hAnsi="Courier New" w:cs="Courier New" w:hint="default"/>
      </w:rPr>
    </w:lvl>
    <w:lvl w:ilvl="5" w:tplc="0C090005" w:tentative="1">
      <w:start w:val="1"/>
      <w:numFmt w:val="bullet"/>
      <w:lvlText w:val=""/>
      <w:lvlJc w:val="left"/>
      <w:pPr>
        <w:ind w:left="4369" w:hanging="360"/>
      </w:pPr>
      <w:rPr>
        <w:rFonts w:ascii="Wingdings" w:hAnsi="Wingdings" w:hint="default"/>
      </w:rPr>
    </w:lvl>
    <w:lvl w:ilvl="6" w:tplc="0C090001" w:tentative="1">
      <w:start w:val="1"/>
      <w:numFmt w:val="bullet"/>
      <w:lvlText w:val=""/>
      <w:lvlJc w:val="left"/>
      <w:pPr>
        <w:ind w:left="5089" w:hanging="360"/>
      </w:pPr>
      <w:rPr>
        <w:rFonts w:ascii="Symbol" w:hAnsi="Symbol" w:hint="default"/>
      </w:rPr>
    </w:lvl>
    <w:lvl w:ilvl="7" w:tplc="0C090003" w:tentative="1">
      <w:start w:val="1"/>
      <w:numFmt w:val="bullet"/>
      <w:lvlText w:val="o"/>
      <w:lvlJc w:val="left"/>
      <w:pPr>
        <w:ind w:left="5809" w:hanging="360"/>
      </w:pPr>
      <w:rPr>
        <w:rFonts w:ascii="Courier New" w:hAnsi="Courier New" w:cs="Courier New" w:hint="default"/>
      </w:rPr>
    </w:lvl>
    <w:lvl w:ilvl="8" w:tplc="0C090005" w:tentative="1">
      <w:start w:val="1"/>
      <w:numFmt w:val="bullet"/>
      <w:lvlText w:val=""/>
      <w:lvlJc w:val="left"/>
      <w:pPr>
        <w:ind w:left="6529" w:hanging="360"/>
      </w:pPr>
      <w:rPr>
        <w:rFonts w:ascii="Wingdings" w:hAnsi="Wingdings" w:hint="default"/>
      </w:rPr>
    </w:lvl>
  </w:abstractNum>
  <w:abstractNum w:abstractNumId="14" w15:restartNumberingAfterBreak="0">
    <w:nsid w:val="12E4696F"/>
    <w:multiLevelType w:val="hybridMultilevel"/>
    <w:tmpl w:val="89B6862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38D30F0"/>
    <w:multiLevelType w:val="hybridMultilevel"/>
    <w:tmpl w:val="43D0FE3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4EE2D34"/>
    <w:multiLevelType w:val="hybridMultilevel"/>
    <w:tmpl w:val="E04ECB1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A155FBD"/>
    <w:multiLevelType w:val="hybridMultilevel"/>
    <w:tmpl w:val="5874C6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FA53F22"/>
    <w:multiLevelType w:val="multilevel"/>
    <w:tmpl w:val="F9DE73BA"/>
    <w:styleLink w:val="Schedule"/>
    <w:lvl w:ilvl="0">
      <w:start w:val="1"/>
      <w:numFmt w:val="decimal"/>
      <w:pStyle w:val="ScheduleL1"/>
      <w:suff w:val="nothing"/>
      <w:lvlText w:val="Schedule %1"/>
      <w:lvlJc w:val="left"/>
      <w:pPr>
        <w:ind w:left="0" w:firstLine="0"/>
      </w:pPr>
      <w:rPr>
        <w:rFonts w:hint="default"/>
      </w:rPr>
    </w:lvl>
    <w:lvl w:ilvl="1">
      <w:start w:val="1"/>
      <w:numFmt w:val="decimal"/>
      <w:pStyle w:val="ScheduleL2"/>
      <w:lvlText w:val="%2."/>
      <w:lvlJc w:val="left"/>
      <w:pPr>
        <w:ind w:left="680" w:hanging="680"/>
      </w:pPr>
      <w:rPr>
        <w:rFonts w:hint="default"/>
      </w:rPr>
    </w:lvl>
    <w:lvl w:ilvl="2">
      <w:start w:val="1"/>
      <w:numFmt w:val="decimal"/>
      <w:pStyle w:val="ScheduleL3"/>
      <w:lvlText w:val="%2.%3"/>
      <w:lvlJc w:val="left"/>
      <w:pPr>
        <w:ind w:left="680" w:hanging="680"/>
      </w:pPr>
      <w:rPr>
        <w:rFonts w:hint="default"/>
      </w:rPr>
    </w:lvl>
    <w:lvl w:ilvl="3">
      <w:start w:val="1"/>
      <w:numFmt w:val="lowerLetter"/>
      <w:pStyle w:val="ScheduleL4"/>
      <w:lvlText w:val="(%4)"/>
      <w:lvlJc w:val="left"/>
      <w:pPr>
        <w:ind w:left="1361" w:hanging="681"/>
      </w:pPr>
      <w:rPr>
        <w:rFonts w:hint="default"/>
      </w:rPr>
    </w:lvl>
    <w:lvl w:ilvl="4">
      <w:start w:val="1"/>
      <w:numFmt w:val="lowerRoman"/>
      <w:pStyle w:val="ScheduleL5"/>
      <w:lvlText w:val="(%5)"/>
      <w:lvlJc w:val="left"/>
      <w:pPr>
        <w:ind w:left="2041" w:hanging="680"/>
      </w:pPr>
      <w:rPr>
        <w:rFonts w:hint="default"/>
      </w:rPr>
    </w:lvl>
    <w:lvl w:ilvl="5">
      <w:start w:val="1"/>
      <w:numFmt w:val="upperLetter"/>
      <w:pStyle w:val="ScheduleL6"/>
      <w:lvlText w:val="(%6)"/>
      <w:lvlJc w:val="left"/>
      <w:pPr>
        <w:ind w:left="2722" w:hanging="681"/>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28993A47"/>
    <w:multiLevelType w:val="hybridMultilevel"/>
    <w:tmpl w:val="F1EC9B56"/>
    <w:lvl w:ilvl="0" w:tplc="80B05988">
      <w:start w:val="30"/>
      <w:numFmt w:val="bullet"/>
      <w:lvlText w:val="-"/>
      <w:lvlJc w:val="left"/>
      <w:pPr>
        <w:ind w:left="890" w:hanging="360"/>
      </w:pPr>
      <w:rPr>
        <w:rFonts w:ascii="Calibri" w:eastAsiaTheme="minorHAnsi" w:hAnsi="Calibri" w:cstheme="minorHAnsi" w:hint="default"/>
      </w:rPr>
    </w:lvl>
    <w:lvl w:ilvl="1" w:tplc="0C090003">
      <w:start w:val="1"/>
      <w:numFmt w:val="bullet"/>
      <w:lvlText w:val="o"/>
      <w:lvlJc w:val="left"/>
      <w:pPr>
        <w:ind w:left="1610" w:hanging="360"/>
      </w:pPr>
      <w:rPr>
        <w:rFonts w:ascii="Courier New" w:hAnsi="Courier New" w:cs="Courier New" w:hint="default"/>
      </w:rPr>
    </w:lvl>
    <w:lvl w:ilvl="2" w:tplc="0C090005" w:tentative="1">
      <w:start w:val="1"/>
      <w:numFmt w:val="bulle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20" w15:restartNumberingAfterBreak="0">
    <w:nsid w:val="2A42616B"/>
    <w:multiLevelType w:val="hybridMultilevel"/>
    <w:tmpl w:val="0892212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B8246C6"/>
    <w:multiLevelType w:val="hybridMultilevel"/>
    <w:tmpl w:val="D77E792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EA53E4C"/>
    <w:multiLevelType w:val="multilevel"/>
    <w:tmpl w:val="F1481754"/>
    <w:name w:val="List number2"/>
    <w:lvl w:ilvl="0">
      <w:start w:val="1"/>
      <w:numFmt w:val="bullet"/>
      <w:pStyle w:val="ListBullet"/>
      <w:lvlText w:val=""/>
      <w:lvlJc w:val="left"/>
      <w:pPr>
        <w:ind w:left="357" w:hanging="357"/>
      </w:pPr>
      <w:rPr>
        <w:rFonts w:ascii="Symbol" w:hAnsi="Symbol" w:cs="Times New Roman" w:hint="default"/>
        <w:color w:val="auto"/>
      </w:rPr>
    </w:lvl>
    <w:lvl w:ilvl="1">
      <w:start w:val="1"/>
      <w:numFmt w:val="bullet"/>
      <w:lvlText w:val="○"/>
      <w:lvlJc w:val="left"/>
      <w:pPr>
        <w:ind w:left="851" w:hanging="494"/>
      </w:pPr>
      <w:rPr>
        <w:rFonts w:ascii="Courier New" w:hAnsi="Courier New" w:cs="Times New Roman" w:hint="default"/>
        <w:color w:val="auto"/>
      </w:rPr>
    </w:lvl>
    <w:lvl w:ilvl="2">
      <w:start w:val="1"/>
      <w:numFmt w:val="bullet"/>
      <w:lvlText w:val="–"/>
      <w:lvlJc w:val="left"/>
      <w:pPr>
        <w:tabs>
          <w:tab w:val="num" w:pos="1985"/>
        </w:tabs>
        <w:ind w:left="1418" w:hanging="567"/>
      </w:pPr>
      <w:rPr>
        <w:rFonts w:ascii="Calibri" w:hAnsi="Calibri" w:cs="Times New Roman" w:hint="default"/>
        <w:color w:val="auto"/>
      </w:rPr>
    </w:lvl>
    <w:lvl w:ilvl="3">
      <w:start w:val="1"/>
      <w:numFmt w:val="bullet"/>
      <w:lvlText w:val=""/>
      <w:lvlJc w:val="left"/>
      <w:pPr>
        <w:tabs>
          <w:tab w:val="num" w:pos="2552"/>
        </w:tabs>
        <w:ind w:left="2126" w:hanging="567"/>
      </w:pPr>
      <w:rPr>
        <w:rFonts w:ascii="Wingdings" w:hAnsi="Wingdings"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0ED417D"/>
    <w:multiLevelType w:val="hybridMultilevel"/>
    <w:tmpl w:val="F40AE2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381140A"/>
    <w:multiLevelType w:val="hybridMultilevel"/>
    <w:tmpl w:val="D890AA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4042931"/>
    <w:multiLevelType w:val="hybridMultilevel"/>
    <w:tmpl w:val="0A2216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4A96A34"/>
    <w:multiLevelType w:val="multilevel"/>
    <w:tmpl w:val="1DD82DA6"/>
    <w:name w:val="List number3"/>
    <w:lvl w:ilvl="0">
      <w:start w:val="1"/>
      <w:numFmt w:val="decimal"/>
      <w:pStyle w:val="List"/>
      <w:lvlText w:val="%1"/>
      <w:lvlJc w:val="left"/>
      <w:pPr>
        <w:ind w:left="357" w:hanging="357"/>
      </w:pPr>
      <w:rPr>
        <w:rFonts w:hint="default"/>
      </w:rPr>
    </w:lvl>
    <w:lvl w:ilvl="1">
      <w:start w:val="1"/>
      <w:numFmt w:val="lowerLetter"/>
      <w:lvlText w:val="%2"/>
      <w:lvlJc w:val="left"/>
      <w:pPr>
        <w:ind w:left="851" w:hanging="494"/>
      </w:pPr>
      <w:rPr>
        <w:rFonts w:hint="default"/>
      </w:rPr>
    </w:lvl>
    <w:lvl w:ilvl="2">
      <w:start w:val="1"/>
      <w:numFmt w:val="lowerRoman"/>
      <w:lvlText w:val="%3"/>
      <w:lvlJc w:val="left"/>
      <w:pPr>
        <w:tabs>
          <w:tab w:val="num" w:pos="1985"/>
        </w:tabs>
        <w:ind w:left="1418" w:hanging="567"/>
      </w:pPr>
      <w:rPr>
        <w:rFonts w:hint="default"/>
      </w:rPr>
    </w:lvl>
    <w:lvl w:ilvl="3">
      <w:start w:val="1"/>
      <w:numFmt w:val="bullet"/>
      <w:lvlText w:val="–"/>
      <w:lvlJc w:val="left"/>
      <w:pPr>
        <w:tabs>
          <w:tab w:val="num" w:pos="2552"/>
        </w:tabs>
        <w:ind w:left="2126" w:hanging="567"/>
      </w:pPr>
      <w:rPr>
        <w:rFonts w:ascii="Calibri" w:hAnsi="Calibri"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8EB3DEC"/>
    <w:multiLevelType w:val="hybridMultilevel"/>
    <w:tmpl w:val="A62A23D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EE6454A"/>
    <w:multiLevelType w:val="hybridMultilevel"/>
    <w:tmpl w:val="CB4CE02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1CB43DC"/>
    <w:multiLevelType w:val="hybridMultilevel"/>
    <w:tmpl w:val="830853E2"/>
    <w:lvl w:ilvl="0" w:tplc="0C090001">
      <w:start w:val="1"/>
      <w:numFmt w:val="bullet"/>
      <w:lvlText w:val=""/>
      <w:lvlJc w:val="left"/>
      <w:pPr>
        <w:ind w:left="53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023808"/>
    <w:multiLevelType w:val="hybridMultilevel"/>
    <w:tmpl w:val="AB2E72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BD373FB"/>
    <w:multiLevelType w:val="multilevel"/>
    <w:tmpl w:val="6BB47A38"/>
    <w:styleLink w:val="MELegal"/>
    <w:lvl w:ilvl="0">
      <w:start w:val="1"/>
      <w:numFmt w:val="decimal"/>
      <w:pStyle w:val="MELegal1"/>
      <w:lvlText w:val="%1."/>
      <w:lvlJc w:val="left"/>
      <w:pPr>
        <w:ind w:left="680" w:hanging="680"/>
      </w:pPr>
      <w:rPr>
        <w:rFonts w:hint="default"/>
      </w:rPr>
    </w:lvl>
    <w:lvl w:ilvl="1">
      <w:start w:val="1"/>
      <w:numFmt w:val="decimal"/>
      <w:pStyle w:val="MELegal2"/>
      <w:lvlText w:val="%1.%2"/>
      <w:lvlJc w:val="left"/>
      <w:pPr>
        <w:ind w:left="680" w:hanging="680"/>
      </w:pPr>
      <w:rPr>
        <w:rFonts w:hint="default"/>
      </w:rPr>
    </w:lvl>
    <w:lvl w:ilvl="2">
      <w:start w:val="1"/>
      <w:numFmt w:val="lowerLetter"/>
      <w:pStyle w:val="MELegal3"/>
      <w:lvlText w:val="(%3)"/>
      <w:lvlJc w:val="left"/>
      <w:pPr>
        <w:ind w:left="1361" w:hanging="681"/>
      </w:pPr>
      <w:rPr>
        <w:rFonts w:hint="default"/>
      </w:rPr>
    </w:lvl>
    <w:lvl w:ilvl="3">
      <w:start w:val="1"/>
      <w:numFmt w:val="lowerRoman"/>
      <w:pStyle w:val="MELegal4"/>
      <w:lvlText w:val="(%4)"/>
      <w:lvlJc w:val="left"/>
      <w:pPr>
        <w:ind w:left="2041" w:hanging="680"/>
      </w:pPr>
      <w:rPr>
        <w:rFonts w:hint="default"/>
      </w:rPr>
    </w:lvl>
    <w:lvl w:ilvl="4">
      <w:start w:val="1"/>
      <w:numFmt w:val="upperLetter"/>
      <w:pStyle w:val="MELegal5"/>
      <w:lvlText w:val="(%5)"/>
      <w:lvlJc w:val="left"/>
      <w:pPr>
        <w:tabs>
          <w:tab w:val="num" w:pos="2041"/>
        </w:tabs>
        <w:ind w:left="2722" w:hanging="681"/>
      </w:pPr>
      <w:rPr>
        <w:rFonts w:hint="default"/>
      </w:rPr>
    </w:lvl>
    <w:lvl w:ilvl="5">
      <w:start w:val="1"/>
      <w:numFmt w:val="upperRoman"/>
      <w:pStyle w:val="MELegal6"/>
      <w:lvlText w:val="(%6)"/>
      <w:lvlJc w:val="left"/>
      <w:pPr>
        <w:tabs>
          <w:tab w:val="num" w:pos="2722"/>
        </w:tabs>
        <w:ind w:left="3402" w:hanging="68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2" w15:restartNumberingAfterBreak="0">
    <w:nsid w:val="5C5F71E7"/>
    <w:multiLevelType w:val="hybridMultilevel"/>
    <w:tmpl w:val="D0828B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C350709"/>
    <w:multiLevelType w:val="hybridMultilevel"/>
    <w:tmpl w:val="13E0CB5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0A66312"/>
    <w:multiLevelType w:val="multilevel"/>
    <w:tmpl w:val="27F442A6"/>
    <w:styleLink w:val="MEBasic"/>
    <w:lvl w:ilvl="0">
      <w:start w:val="1"/>
      <w:numFmt w:val="decimal"/>
      <w:pStyle w:val="MEBasic1"/>
      <w:lvlText w:val="%1."/>
      <w:lvlJc w:val="left"/>
      <w:pPr>
        <w:ind w:left="1531" w:hanging="680"/>
      </w:pPr>
      <w:rPr>
        <w:rFonts w:hint="default"/>
      </w:rPr>
    </w:lvl>
    <w:lvl w:ilvl="1">
      <w:start w:val="1"/>
      <w:numFmt w:val="decimal"/>
      <w:pStyle w:val="MEBasic2"/>
      <w:lvlText w:val="%1.%2"/>
      <w:lvlJc w:val="left"/>
      <w:pPr>
        <w:ind w:left="680" w:hanging="680"/>
      </w:pPr>
      <w:rPr>
        <w:rFonts w:hint="default"/>
      </w:rPr>
    </w:lvl>
    <w:lvl w:ilvl="2">
      <w:start w:val="1"/>
      <w:numFmt w:val="lowerLetter"/>
      <w:pStyle w:val="MEBasic3"/>
      <w:lvlText w:val="(%3)"/>
      <w:lvlJc w:val="left"/>
      <w:pPr>
        <w:ind w:left="1361" w:hanging="681"/>
      </w:pPr>
      <w:rPr>
        <w:rFonts w:hint="default"/>
      </w:rPr>
    </w:lvl>
    <w:lvl w:ilvl="3">
      <w:start w:val="1"/>
      <w:numFmt w:val="lowerRoman"/>
      <w:pStyle w:val="MEBasic4"/>
      <w:lvlText w:val="(%4)"/>
      <w:lvlJc w:val="left"/>
      <w:pPr>
        <w:ind w:left="2041" w:hanging="680"/>
      </w:pPr>
      <w:rPr>
        <w:rFonts w:hint="default"/>
      </w:rPr>
    </w:lvl>
    <w:lvl w:ilvl="4">
      <w:start w:val="1"/>
      <w:numFmt w:val="upperLetter"/>
      <w:pStyle w:val="MEBasic5"/>
      <w:lvlText w:val="(%5)"/>
      <w:lvlJc w:val="left"/>
      <w:pPr>
        <w:tabs>
          <w:tab w:val="num" w:pos="2041"/>
        </w:tabs>
        <w:ind w:left="2722" w:hanging="681"/>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5" w15:restartNumberingAfterBreak="0">
    <w:nsid w:val="72240C6A"/>
    <w:multiLevelType w:val="hybridMultilevel"/>
    <w:tmpl w:val="E00245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C3C6875"/>
    <w:multiLevelType w:val="hybridMultilevel"/>
    <w:tmpl w:val="1F2A04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84850964">
    <w:abstractNumId w:val="9"/>
  </w:num>
  <w:num w:numId="2" w16cid:durableId="1067729259">
    <w:abstractNumId w:val="7"/>
  </w:num>
  <w:num w:numId="3" w16cid:durableId="137036750">
    <w:abstractNumId w:val="6"/>
  </w:num>
  <w:num w:numId="4" w16cid:durableId="93983223">
    <w:abstractNumId w:val="5"/>
  </w:num>
  <w:num w:numId="5" w16cid:durableId="1326131146">
    <w:abstractNumId w:val="4"/>
  </w:num>
  <w:num w:numId="6" w16cid:durableId="429473297">
    <w:abstractNumId w:val="8"/>
  </w:num>
  <w:num w:numId="7" w16cid:durableId="1728138640">
    <w:abstractNumId w:val="3"/>
  </w:num>
  <w:num w:numId="8" w16cid:durableId="1324621078">
    <w:abstractNumId w:val="2"/>
  </w:num>
  <w:num w:numId="9" w16cid:durableId="1185830427">
    <w:abstractNumId w:val="1"/>
  </w:num>
  <w:num w:numId="10" w16cid:durableId="1806045449">
    <w:abstractNumId w:val="0"/>
  </w:num>
  <w:num w:numId="11" w16cid:durableId="456409859">
    <w:abstractNumId w:val="12"/>
  </w:num>
  <w:num w:numId="12" w16cid:durableId="515386754">
    <w:abstractNumId w:val="22"/>
  </w:num>
  <w:num w:numId="13" w16cid:durableId="138881991">
    <w:abstractNumId w:val="26"/>
  </w:num>
  <w:num w:numId="14" w16cid:durableId="904991662">
    <w:abstractNumId w:val="34"/>
    <w:lvlOverride w:ilvl="0">
      <w:lvl w:ilvl="0">
        <w:start w:val="1"/>
        <w:numFmt w:val="decimal"/>
        <w:pStyle w:val="MEBasic1"/>
        <w:lvlText w:val="%1."/>
        <w:lvlJc w:val="left"/>
        <w:pPr>
          <w:ind w:left="1531" w:hanging="680"/>
        </w:pPr>
        <w:rPr>
          <w:rFonts w:hint="default"/>
        </w:rPr>
      </w:lvl>
    </w:lvlOverride>
  </w:num>
  <w:num w:numId="15" w16cid:durableId="1857232118">
    <w:abstractNumId w:val="31"/>
  </w:num>
  <w:num w:numId="16" w16cid:durableId="423066663">
    <w:abstractNumId w:val="25"/>
  </w:num>
  <w:num w:numId="17" w16cid:durableId="1734044770">
    <w:abstractNumId w:val="30"/>
  </w:num>
  <w:num w:numId="18" w16cid:durableId="521014732">
    <w:abstractNumId w:val="27"/>
  </w:num>
  <w:num w:numId="19" w16cid:durableId="1271359589">
    <w:abstractNumId w:val="24"/>
  </w:num>
  <w:num w:numId="20" w16cid:durableId="519394959">
    <w:abstractNumId w:val="21"/>
  </w:num>
  <w:num w:numId="21" w16cid:durableId="832329626">
    <w:abstractNumId w:val="14"/>
  </w:num>
  <w:num w:numId="22" w16cid:durableId="1651058265">
    <w:abstractNumId w:val="34"/>
  </w:num>
  <w:num w:numId="23" w16cid:durableId="839735588">
    <w:abstractNumId w:val="18"/>
  </w:num>
  <w:num w:numId="24" w16cid:durableId="995035533">
    <w:abstractNumId w:val="10"/>
  </w:num>
  <w:num w:numId="25" w16cid:durableId="15633642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62869399">
    <w:abstractNumId w:val="17"/>
  </w:num>
  <w:num w:numId="27" w16cid:durableId="420957794">
    <w:abstractNumId w:val="29"/>
  </w:num>
  <w:num w:numId="28" w16cid:durableId="2079594905">
    <w:abstractNumId w:val="33"/>
  </w:num>
  <w:num w:numId="29" w16cid:durableId="1604415600">
    <w:abstractNumId w:val="19"/>
  </w:num>
  <w:num w:numId="30" w16cid:durableId="142704315">
    <w:abstractNumId w:val="13"/>
  </w:num>
  <w:num w:numId="31" w16cid:durableId="1439063189">
    <w:abstractNumId w:val="11"/>
  </w:num>
  <w:num w:numId="32" w16cid:durableId="1189875305">
    <w:abstractNumId w:val="35"/>
  </w:num>
  <w:num w:numId="33" w16cid:durableId="1131940964">
    <w:abstractNumId w:val="15"/>
  </w:num>
  <w:num w:numId="34" w16cid:durableId="669626">
    <w:abstractNumId w:val="20"/>
  </w:num>
  <w:num w:numId="35" w16cid:durableId="82990356">
    <w:abstractNumId w:val="23"/>
  </w:num>
  <w:num w:numId="36" w16cid:durableId="2089229900">
    <w:abstractNumId w:val="36"/>
  </w:num>
  <w:num w:numId="37" w16cid:durableId="1418089406">
    <w:abstractNumId w:val="32"/>
  </w:num>
  <w:num w:numId="38" w16cid:durableId="2041085263">
    <w:abstractNumId w:val="16"/>
  </w:num>
  <w:num w:numId="39" w16cid:durableId="447894024">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W,Mei">
    <w15:presenceInfo w15:providerId="AD" w15:userId="S::Mei.Leow@jobsandskills.gov.au::b79865a2-cf25-4d9d-a9b9-12459417d6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BA4"/>
    <w:rsid w:val="0000104B"/>
    <w:rsid w:val="0000294A"/>
    <w:rsid w:val="000117FC"/>
    <w:rsid w:val="00011B3E"/>
    <w:rsid w:val="0001298D"/>
    <w:rsid w:val="00012F02"/>
    <w:rsid w:val="000210AB"/>
    <w:rsid w:val="00026202"/>
    <w:rsid w:val="000333E0"/>
    <w:rsid w:val="00035658"/>
    <w:rsid w:val="00037D94"/>
    <w:rsid w:val="00041073"/>
    <w:rsid w:val="00041C92"/>
    <w:rsid w:val="00043EA6"/>
    <w:rsid w:val="0004434E"/>
    <w:rsid w:val="00046D95"/>
    <w:rsid w:val="00052956"/>
    <w:rsid w:val="00052BBC"/>
    <w:rsid w:val="00066DEF"/>
    <w:rsid w:val="00067075"/>
    <w:rsid w:val="00067667"/>
    <w:rsid w:val="0007083A"/>
    <w:rsid w:val="00072D71"/>
    <w:rsid w:val="000731A8"/>
    <w:rsid w:val="0007353D"/>
    <w:rsid w:val="00075627"/>
    <w:rsid w:val="00075BAB"/>
    <w:rsid w:val="00076FA2"/>
    <w:rsid w:val="00080E4E"/>
    <w:rsid w:val="00083BE2"/>
    <w:rsid w:val="00084B13"/>
    <w:rsid w:val="000968B3"/>
    <w:rsid w:val="00097BDE"/>
    <w:rsid w:val="000A453D"/>
    <w:rsid w:val="000C2781"/>
    <w:rsid w:val="000C51A3"/>
    <w:rsid w:val="000D0DC4"/>
    <w:rsid w:val="000D129D"/>
    <w:rsid w:val="000D4E84"/>
    <w:rsid w:val="000D763C"/>
    <w:rsid w:val="000E1B7F"/>
    <w:rsid w:val="000E54C2"/>
    <w:rsid w:val="000F07C5"/>
    <w:rsid w:val="000F2300"/>
    <w:rsid w:val="000F2B94"/>
    <w:rsid w:val="000F533E"/>
    <w:rsid w:val="000F58A3"/>
    <w:rsid w:val="000F6DDE"/>
    <w:rsid w:val="000F7E4B"/>
    <w:rsid w:val="00101285"/>
    <w:rsid w:val="001037BB"/>
    <w:rsid w:val="00104788"/>
    <w:rsid w:val="001058EF"/>
    <w:rsid w:val="0011049E"/>
    <w:rsid w:val="00111085"/>
    <w:rsid w:val="00111F75"/>
    <w:rsid w:val="00113169"/>
    <w:rsid w:val="00114895"/>
    <w:rsid w:val="0011495A"/>
    <w:rsid w:val="00122B87"/>
    <w:rsid w:val="0012569C"/>
    <w:rsid w:val="00126C47"/>
    <w:rsid w:val="00137B12"/>
    <w:rsid w:val="001422A2"/>
    <w:rsid w:val="001456E5"/>
    <w:rsid w:val="00152584"/>
    <w:rsid w:val="0015388B"/>
    <w:rsid w:val="00155640"/>
    <w:rsid w:val="00155B8A"/>
    <w:rsid w:val="00157A8B"/>
    <w:rsid w:val="00157F35"/>
    <w:rsid w:val="00161A69"/>
    <w:rsid w:val="00162368"/>
    <w:rsid w:val="00165123"/>
    <w:rsid w:val="00171E50"/>
    <w:rsid w:val="001729C9"/>
    <w:rsid w:val="00173064"/>
    <w:rsid w:val="00175372"/>
    <w:rsid w:val="001826DB"/>
    <w:rsid w:val="00182BF1"/>
    <w:rsid w:val="00184225"/>
    <w:rsid w:val="0019494B"/>
    <w:rsid w:val="001A7A31"/>
    <w:rsid w:val="001A7F68"/>
    <w:rsid w:val="001B4DD0"/>
    <w:rsid w:val="001C1287"/>
    <w:rsid w:val="001C333A"/>
    <w:rsid w:val="001D5530"/>
    <w:rsid w:val="001D75E4"/>
    <w:rsid w:val="001E3B1E"/>
    <w:rsid w:val="001E6428"/>
    <w:rsid w:val="001F6217"/>
    <w:rsid w:val="001F7C9A"/>
    <w:rsid w:val="00206E84"/>
    <w:rsid w:val="002120CE"/>
    <w:rsid w:val="00214323"/>
    <w:rsid w:val="00216B31"/>
    <w:rsid w:val="00217EAB"/>
    <w:rsid w:val="002214BC"/>
    <w:rsid w:val="0022152A"/>
    <w:rsid w:val="0022498C"/>
    <w:rsid w:val="0022626C"/>
    <w:rsid w:val="002306AE"/>
    <w:rsid w:val="00234380"/>
    <w:rsid w:val="002352CC"/>
    <w:rsid w:val="002410C9"/>
    <w:rsid w:val="00241FFB"/>
    <w:rsid w:val="00242146"/>
    <w:rsid w:val="00246E33"/>
    <w:rsid w:val="00247C66"/>
    <w:rsid w:val="00250E4D"/>
    <w:rsid w:val="002526A7"/>
    <w:rsid w:val="00254F5C"/>
    <w:rsid w:val="00255588"/>
    <w:rsid w:val="00256831"/>
    <w:rsid w:val="0026323C"/>
    <w:rsid w:val="002700B9"/>
    <w:rsid w:val="00270645"/>
    <w:rsid w:val="002724D0"/>
    <w:rsid w:val="00276D08"/>
    <w:rsid w:val="0028360E"/>
    <w:rsid w:val="00290C05"/>
    <w:rsid w:val="002941C9"/>
    <w:rsid w:val="002942D4"/>
    <w:rsid w:val="002A00B7"/>
    <w:rsid w:val="002A09BA"/>
    <w:rsid w:val="002A0FAB"/>
    <w:rsid w:val="002A1A98"/>
    <w:rsid w:val="002A4793"/>
    <w:rsid w:val="002A47CD"/>
    <w:rsid w:val="002A6077"/>
    <w:rsid w:val="002A7561"/>
    <w:rsid w:val="002A7840"/>
    <w:rsid w:val="002B0913"/>
    <w:rsid w:val="002B0C3B"/>
    <w:rsid w:val="002B0F58"/>
    <w:rsid w:val="002B1CE5"/>
    <w:rsid w:val="002B45B7"/>
    <w:rsid w:val="002D2DCD"/>
    <w:rsid w:val="002D6200"/>
    <w:rsid w:val="002E087F"/>
    <w:rsid w:val="002E3A4C"/>
    <w:rsid w:val="002E587E"/>
    <w:rsid w:val="002E5C68"/>
    <w:rsid w:val="002F4DB3"/>
    <w:rsid w:val="002F552E"/>
    <w:rsid w:val="00303395"/>
    <w:rsid w:val="00304C6F"/>
    <w:rsid w:val="00304C7F"/>
    <w:rsid w:val="00306565"/>
    <w:rsid w:val="003068F3"/>
    <w:rsid w:val="0031200A"/>
    <w:rsid w:val="0031202A"/>
    <w:rsid w:val="0031650D"/>
    <w:rsid w:val="003254F9"/>
    <w:rsid w:val="003305CB"/>
    <w:rsid w:val="00331192"/>
    <w:rsid w:val="00332D23"/>
    <w:rsid w:val="00335595"/>
    <w:rsid w:val="00340F03"/>
    <w:rsid w:val="003417AF"/>
    <w:rsid w:val="0034377C"/>
    <w:rsid w:val="00344B13"/>
    <w:rsid w:val="00344E67"/>
    <w:rsid w:val="00350FFA"/>
    <w:rsid w:val="00351F06"/>
    <w:rsid w:val="0036228E"/>
    <w:rsid w:val="00365776"/>
    <w:rsid w:val="00366DD9"/>
    <w:rsid w:val="003702DF"/>
    <w:rsid w:val="00371B1D"/>
    <w:rsid w:val="00376ECD"/>
    <w:rsid w:val="00377426"/>
    <w:rsid w:val="00377F47"/>
    <w:rsid w:val="00381C3D"/>
    <w:rsid w:val="00381EBD"/>
    <w:rsid w:val="00382379"/>
    <w:rsid w:val="00382F07"/>
    <w:rsid w:val="00385C34"/>
    <w:rsid w:val="00386108"/>
    <w:rsid w:val="00396D4F"/>
    <w:rsid w:val="003A2EFF"/>
    <w:rsid w:val="003A4728"/>
    <w:rsid w:val="003B1CDA"/>
    <w:rsid w:val="003B1F3B"/>
    <w:rsid w:val="003C3C0A"/>
    <w:rsid w:val="003C4107"/>
    <w:rsid w:val="003C6433"/>
    <w:rsid w:val="003E4B7C"/>
    <w:rsid w:val="003E4C73"/>
    <w:rsid w:val="003F058A"/>
    <w:rsid w:val="003F44F1"/>
    <w:rsid w:val="003F5C71"/>
    <w:rsid w:val="00405D63"/>
    <w:rsid w:val="00411F56"/>
    <w:rsid w:val="0041260B"/>
    <w:rsid w:val="00412E2C"/>
    <w:rsid w:val="00414677"/>
    <w:rsid w:val="00424D4F"/>
    <w:rsid w:val="004261BF"/>
    <w:rsid w:val="00427C84"/>
    <w:rsid w:val="00433EBF"/>
    <w:rsid w:val="00434E7F"/>
    <w:rsid w:val="0044286D"/>
    <w:rsid w:val="00444E6F"/>
    <w:rsid w:val="00451AED"/>
    <w:rsid w:val="00453A45"/>
    <w:rsid w:val="00453C04"/>
    <w:rsid w:val="004542C4"/>
    <w:rsid w:val="00454C9C"/>
    <w:rsid w:val="00454F80"/>
    <w:rsid w:val="004616CD"/>
    <w:rsid w:val="00464501"/>
    <w:rsid w:val="00470221"/>
    <w:rsid w:val="00476FE8"/>
    <w:rsid w:val="00483099"/>
    <w:rsid w:val="00484297"/>
    <w:rsid w:val="004863B0"/>
    <w:rsid w:val="00487046"/>
    <w:rsid w:val="0049099D"/>
    <w:rsid w:val="004952F1"/>
    <w:rsid w:val="00497764"/>
    <w:rsid w:val="004A068A"/>
    <w:rsid w:val="004A077A"/>
    <w:rsid w:val="004A2873"/>
    <w:rsid w:val="004A7C27"/>
    <w:rsid w:val="004B0894"/>
    <w:rsid w:val="004B3AB7"/>
    <w:rsid w:val="004B419E"/>
    <w:rsid w:val="004B597E"/>
    <w:rsid w:val="004D114D"/>
    <w:rsid w:val="004D51A2"/>
    <w:rsid w:val="004E027A"/>
    <w:rsid w:val="004E6441"/>
    <w:rsid w:val="004E7F65"/>
    <w:rsid w:val="004F20CB"/>
    <w:rsid w:val="004F21ED"/>
    <w:rsid w:val="00500394"/>
    <w:rsid w:val="00501A7C"/>
    <w:rsid w:val="00503D94"/>
    <w:rsid w:val="0051210B"/>
    <w:rsid w:val="0051352E"/>
    <w:rsid w:val="005170DE"/>
    <w:rsid w:val="00517D62"/>
    <w:rsid w:val="00517DA7"/>
    <w:rsid w:val="005200E5"/>
    <w:rsid w:val="00520A33"/>
    <w:rsid w:val="00520DA6"/>
    <w:rsid w:val="005211D5"/>
    <w:rsid w:val="00523198"/>
    <w:rsid w:val="0052531B"/>
    <w:rsid w:val="00526C64"/>
    <w:rsid w:val="00527A87"/>
    <w:rsid w:val="00527AE4"/>
    <w:rsid w:val="00530854"/>
    <w:rsid w:val="00536E4E"/>
    <w:rsid w:val="00543B5C"/>
    <w:rsid w:val="0054725D"/>
    <w:rsid w:val="00552142"/>
    <w:rsid w:val="00552312"/>
    <w:rsid w:val="0055335F"/>
    <w:rsid w:val="00554740"/>
    <w:rsid w:val="0055569D"/>
    <w:rsid w:val="00560845"/>
    <w:rsid w:val="0056095D"/>
    <w:rsid w:val="00585292"/>
    <w:rsid w:val="00586411"/>
    <w:rsid w:val="00586B49"/>
    <w:rsid w:val="00590AD9"/>
    <w:rsid w:val="00592574"/>
    <w:rsid w:val="00592DAC"/>
    <w:rsid w:val="00596206"/>
    <w:rsid w:val="00596A88"/>
    <w:rsid w:val="005C3291"/>
    <w:rsid w:val="005C7548"/>
    <w:rsid w:val="005D1D72"/>
    <w:rsid w:val="005D315E"/>
    <w:rsid w:val="005D5D75"/>
    <w:rsid w:val="005D7CE7"/>
    <w:rsid w:val="005E16B9"/>
    <w:rsid w:val="005E1F73"/>
    <w:rsid w:val="005E446D"/>
    <w:rsid w:val="005F2329"/>
    <w:rsid w:val="005F5209"/>
    <w:rsid w:val="005F5466"/>
    <w:rsid w:val="005F62D9"/>
    <w:rsid w:val="005F79D6"/>
    <w:rsid w:val="00600741"/>
    <w:rsid w:val="006033BC"/>
    <w:rsid w:val="00607470"/>
    <w:rsid w:val="00607D88"/>
    <w:rsid w:val="00610A38"/>
    <w:rsid w:val="006139B1"/>
    <w:rsid w:val="006142A5"/>
    <w:rsid w:val="00616132"/>
    <w:rsid w:val="00620FD1"/>
    <w:rsid w:val="00621515"/>
    <w:rsid w:val="006219B7"/>
    <w:rsid w:val="00626662"/>
    <w:rsid w:val="00626D02"/>
    <w:rsid w:val="0063033F"/>
    <w:rsid w:val="00630DDF"/>
    <w:rsid w:val="00640AE6"/>
    <w:rsid w:val="006511B2"/>
    <w:rsid w:val="00660062"/>
    <w:rsid w:val="00662A42"/>
    <w:rsid w:val="00662D85"/>
    <w:rsid w:val="00663D69"/>
    <w:rsid w:val="00665BEB"/>
    <w:rsid w:val="00671A40"/>
    <w:rsid w:val="00675D97"/>
    <w:rsid w:val="0067646D"/>
    <w:rsid w:val="00681655"/>
    <w:rsid w:val="00681C38"/>
    <w:rsid w:val="00685A73"/>
    <w:rsid w:val="006861FA"/>
    <w:rsid w:val="006871FC"/>
    <w:rsid w:val="006A320E"/>
    <w:rsid w:val="006A63FF"/>
    <w:rsid w:val="006B01E8"/>
    <w:rsid w:val="006B0B39"/>
    <w:rsid w:val="006B282D"/>
    <w:rsid w:val="006B45B1"/>
    <w:rsid w:val="006B4D41"/>
    <w:rsid w:val="006B585D"/>
    <w:rsid w:val="006C3FDB"/>
    <w:rsid w:val="006C4360"/>
    <w:rsid w:val="006C543B"/>
    <w:rsid w:val="006C546C"/>
    <w:rsid w:val="006C5E5A"/>
    <w:rsid w:val="006D154E"/>
    <w:rsid w:val="006E5D6E"/>
    <w:rsid w:val="006E66C7"/>
    <w:rsid w:val="006F348F"/>
    <w:rsid w:val="006F38BD"/>
    <w:rsid w:val="006F5C6B"/>
    <w:rsid w:val="006F7CDA"/>
    <w:rsid w:val="007003AD"/>
    <w:rsid w:val="007005C2"/>
    <w:rsid w:val="00714A4C"/>
    <w:rsid w:val="00715A39"/>
    <w:rsid w:val="00721B03"/>
    <w:rsid w:val="007222D8"/>
    <w:rsid w:val="00722C65"/>
    <w:rsid w:val="007311AC"/>
    <w:rsid w:val="007354F1"/>
    <w:rsid w:val="00735F14"/>
    <w:rsid w:val="00746AF8"/>
    <w:rsid w:val="00747194"/>
    <w:rsid w:val="007570DC"/>
    <w:rsid w:val="00762C51"/>
    <w:rsid w:val="007719FE"/>
    <w:rsid w:val="00772C43"/>
    <w:rsid w:val="00773982"/>
    <w:rsid w:val="00773F15"/>
    <w:rsid w:val="0077463F"/>
    <w:rsid w:val="0077466E"/>
    <w:rsid w:val="007746DB"/>
    <w:rsid w:val="0078003E"/>
    <w:rsid w:val="00782DC4"/>
    <w:rsid w:val="00785003"/>
    <w:rsid w:val="00785834"/>
    <w:rsid w:val="00792C4C"/>
    <w:rsid w:val="007A052C"/>
    <w:rsid w:val="007A6A44"/>
    <w:rsid w:val="007B0D5C"/>
    <w:rsid w:val="007B1ABA"/>
    <w:rsid w:val="007B351E"/>
    <w:rsid w:val="007B74C5"/>
    <w:rsid w:val="007C0B4C"/>
    <w:rsid w:val="007C3AEE"/>
    <w:rsid w:val="007C7C32"/>
    <w:rsid w:val="007D05A1"/>
    <w:rsid w:val="007D1C80"/>
    <w:rsid w:val="007E1738"/>
    <w:rsid w:val="007E3F31"/>
    <w:rsid w:val="007F5994"/>
    <w:rsid w:val="007F7E6D"/>
    <w:rsid w:val="00804175"/>
    <w:rsid w:val="00807573"/>
    <w:rsid w:val="00811D7C"/>
    <w:rsid w:val="00812FD4"/>
    <w:rsid w:val="00815634"/>
    <w:rsid w:val="00822DAF"/>
    <w:rsid w:val="008244D4"/>
    <w:rsid w:val="00831315"/>
    <w:rsid w:val="00832791"/>
    <w:rsid w:val="00834A86"/>
    <w:rsid w:val="00842C50"/>
    <w:rsid w:val="008507C1"/>
    <w:rsid w:val="008569FE"/>
    <w:rsid w:val="00857B00"/>
    <w:rsid w:val="00861934"/>
    <w:rsid w:val="00863208"/>
    <w:rsid w:val="00865977"/>
    <w:rsid w:val="008677A8"/>
    <w:rsid w:val="00870469"/>
    <w:rsid w:val="008750C7"/>
    <w:rsid w:val="0087575F"/>
    <w:rsid w:val="00885FE4"/>
    <w:rsid w:val="00895B94"/>
    <w:rsid w:val="008A0FCF"/>
    <w:rsid w:val="008A281D"/>
    <w:rsid w:val="008A54D4"/>
    <w:rsid w:val="008B0EAA"/>
    <w:rsid w:val="008B4D45"/>
    <w:rsid w:val="008B6570"/>
    <w:rsid w:val="008C0336"/>
    <w:rsid w:val="008C279E"/>
    <w:rsid w:val="008C62D6"/>
    <w:rsid w:val="008D0EEC"/>
    <w:rsid w:val="008D14CB"/>
    <w:rsid w:val="008D2920"/>
    <w:rsid w:val="008E0740"/>
    <w:rsid w:val="008E22BA"/>
    <w:rsid w:val="008F02E6"/>
    <w:rsid w:val="008F0AC9"/>
    <w:rsid w:val="008F15EF"/>
    <w:rsid w:val="008F58E4"/>
    <w:rsid w:val="008F71C1"/>
    <w:rsid w:val="00900F7F"/>
    <w:rsid w:val="00902050"/>
    <w:rsid w:val="00903873"/>
    <w:rsid w:val="009125A8"/>
    <w:rsid w:val="0091510A"/>
    <w:rsid w:val="00915348"/>
    <w:rsid w:val="00917DA9"/>
    <w:rsid w:val="00922822"/>
    <w:rsid w:val="00926662"/>
    <w:rsid w:val="0093147F"/>
    <w:rsid w:val="009326F6"/>
    <w:rsid w:val="00933DC7"/>
    <w:rsid w:val="00933F6F"/>
    <w:rsid w:val="0093473D"/>
    <w:rsid w:val="00937A2D"/>
    <w:rsid w:val="00941899"/>
    <w:rsid w:val="00944ECC"/>
    <w:rsid w:val="0094687C"/>
    <w:rsid w:val="00950BAF"/>
    <w:rsid w:val="009511FD"/>
    <w:rsid w:val="00951291"/>
    <w:rsid w:val="009534D5"/>
    <w:rsid w:val="00955512"/>
    <w:rsid w:val="00957888"/>
    <w:rsid w:val="00963ED5"/>
    <w:rsid w:val="00966772"/>
    <w:rsid w:val="0096783B"/>
    <w:rsid w:val="00970AEE"/>
    <w:rsid w:val="00972DF9"/>
    <w:rsid w:val="00972F57"/>
    <w:rsid w:val="00974483"/>
    <w:rsid w:val="009759D9"/>
    <w:rsid w:val="00981A8B"/>
    <w:rsid w:val="0098579C"/>
    <w:rsid w:val="009859F6"/>
    <w:rsid w:val="009861AB"/>
    <w:rsid w:val="00995280"/>
    <w:rsid w:val="00997335"/>
    <w:rsid w:val="009A18F6"/>
    <w:rsid w:val="009A2337"/>
    <w:rsid w:val="009A2676"/>
    <w:rsid w:val="009A352E"/>
    <w:rsid w:val="009A50B0"/>
    <w:rsid w:val="009A78EB"/>
    <w:rsid w:val="009B0D1F"/>
    <w:rsid w:val="009B48AD"/>
    <w:rsid w:val="009B50AB"/>
    <w:rsid w:val="009C1F8C"/>
    <w:rsid w:val="009C4135"/>
    <w:rsid w:val="009C42B1"/>
    <w:rsid w:val="009C60A8"/>
    <w:rsid w:val="009C6C77"/>
    <w:rsid w:val="009D77FA"/>
    <w:rsid w:val="009E00FA"/>
    <w:rsid w:val="009F1EF6"/>
    <w:rsid w:val="009F6AF7"/>
    <w:rsid w:val="009F7A33"/>
    <w:rsid w:val="00A02695"/>
    <w:rsid w:val="00A0453A"/>
    <w:rsid w:val="00A04711"/>
    <w:rsid w:val="00A0550D"/>
    <w:rsid w:val="00A061FF"/>
    <w:rsid w:val="00A062A3"/>
    <w:rsid w:val="00A15456"/>
    <w:rsid w:val="00A24E6E"/>
    <w:rsid w:val="00A26C3E"/>
    <w:rsid w:val="00A32416"/>
    <w:rsid w:val="00A3323D"/>
    <w:rsid w:val="00A343F1"/>
    <w:rsid w:val="00A35B34"/>
    <w:rsid w:val="00A43694"/>
    <w:rsid w:val="00A4444D"/>
    <w:rsid w:val="00A4460E"/>
    <w:rsid w:val="00A456CC"/>
    <w:rsid w:val="00A472E4"/>
    <w:rsid w:val="00A5159D"/>
    <w:rsid w:val="00A56FC7"/>
    <w:rsid w:val="00A60D20"/>
    <w:rsid w:val="00A6448B"/>
    <w:rsid w:val="00A668BF"/>
    <w:rsid w:val="00A66963"/>
    <w:rsid w:val="00A66C00"/>
    <w:rsid w:val="00A72575"/>
    <w:rsid w:val="00A73210"/>
    <w:rsid w:val="00A74071"/>
    <w:rsid w:val="00A754E4"/>
    <w:rsid w:val="00A756FD"/>
    <w:rsid w:val="00A7686F"/>
    <w:rsid w:val="00A806A9"/>
    <w:rsid w:val="00A80AA8"/>
    <w:rsid w:val="00A815F9"/>
    <w:rsid w:val="00A81656"/>
    <w:rsid w:val="00A82F54"/>
    <w:rsid w:val="00A83C8A"/>
    <w:rsid w:val="00A84AAB"/>
    <w:rsid w:val="00A92D45"/>
    <w:rsid w:val="00A94C34"/>
    <w:rsid w:val="00AA0D36"/>
    <w:rsid w:val="00AA124A"/>
    <w:rsid w:val="00AA2A96"/>
    <w:rsid w:val="00AA3F7B"/>
    <w:rsid w:val="00AA4A15"/>
    <w:rsid w:val="00AA4E6E"/>
    <w:rsid w:val="00AA72FD"/>
    <w:rsid w:val="00AB22FD"/>
    <w:rsid w:val="00AC0F75"/>
    <w:rsid w:val="00AC4838"/>
    <w:rsid w:val="00AC68E3"/>
    <w:rsid w:val="00AC7988"/>
    <w:rsid w:val="00AD2A67"/>
    <w:rsid w:val="00AE1F8F"/>
    <w:rsid w:val="00AE5B45"/>
    <w:rsid w:val="00AE70E4"/>
    <w:rsid w:val="00AF15D9"/>
    <w:rsid w:val="00AF642A"/>
    <w:rsid w:val="00B009F4"/>
    <w:rsid w:val="00B03B25"/>
    <w:rsid w:val="00B03C26"/>
    <w:rsid w:val="00B04226"/>
    <w:rsid w:val="00B05E31"/>
    <w:rsid w:val="00B07C53"/>
    <w:rsid w:val="00B100CC"/>
    <w:rsid w:val="00B14773"/>
    <w:rsid w:val="00B16CFD"/>
    <w:rsid w:val="00B2165B"/>
    <w:rsid w:val="00B21C96"/>
    <w:rsid w:val="00B23ADF"/>
    <w:rsid w:val="00B259D7"/>
    <w:rsid w:val="00B369F2"/>
    <w:rsid w:val="00B440F5"/>
    <w:rsid w:val="00B456C5"/>
    <w:rsid w:val="00B50132"/>
    <w:rsid w:val="00B56A90"/>
    <w:rsid w:val="00B64631"/>
    <w:rsid w:val="00B653FE"/>
    <w:rsid w:val="00B6689D"/>
    <w:rsid w:val="00B67E14"/>
    <w:rsid w:val="00B72368"/>
    <w:rsid w:val="00B75B20"/>
    <w:rsid w:val="00B90D73"/>
    <w:rsid w:val="00B91824"/>
    <w:rsid w:val="00B94B03"/>
    <w:rsid w:val="00B954A8"/>
    <w:rsid w:val="00BA150E"/>
    <w:rsid w:val="00BA232E"/>
    <w:rsid w:val="00BA2D42"/>
    <w:rsid w:val="00BB4079"/>
    <w:rsid w:val="00BB69FF"/>
    <w:rsid w:val="00BC42DC"/>
    <w:rsid w:val="00BD0B51"/>
    <w:rsid w:val="00BD1504"/>
    <w:rsid w:val="00BD1C94"/>
    <w:rsid w:val="00BD6DDF"/>
    <w:rsid w:val="00BD7C53"/>
    <w:rsid w:val="00BE1CA6"/>
    <w:rsid w:val="00BF0D5E"/>
    <w:rsid w:val="00BF3C94"/>
    <w:rsid w:val="00BF44CA"/>
    <w:rsid w:val="00BF6CDD"/>
    <w:rsid w:val="00BF70AB"/>
    <w:rsid w:val="00C026E7"/>
    <w:rsid w:val="00C03AAF"/>
    <w:rsid w:val="00C04EB1"/>
    <w:rsid w:val="00C06B09"/>
    <w:rsid w:val="00C126EE"/>
    <w:rsid w:val="00C15F19"/>
    <w:rsid w:val="00C16B2A"/>
    <w:rsid w:val="00C20E48"/>
    <w:rsid w:val="00C24F6A"/>
    <w:rsid w:val="00C27F49"/>
    <w:rsid w:val="00C30603"/>
    <w:rsid w:val="00C31BE5"/>
    <w:rsid w:val="00C3277C"/>
    <w:rsid w:val="00C3357D"/>
    <w:rsid w:val="00C33E7B"/>
    <w:rsid w:val="00C33F30"/>
    <w:rsid w:val="00C37D27"/>
    <w:rsid w:val="00C465A9"/>
    <w:rsid w:val="00C47D83"/>
    <w:rsid w:val="00C53986"/>
    <w:rsid w:val="00C54D58"/>
    <w:rsid w:val="00C573E1"/>
    <w:rsid w:val="00C60222"/>
    <w:rsid w:val="00C66891"/>
    <w:rsid w:val="00C670F8"/>
    <w:rsid w:val="00C67F0B"/>
    <w:rsid w:val="00C72528"/>
    <w:rsid w:val="00C736D3"/>
    <w:rsid w:val="00C73A7E"/>
    <w:rsid w:val="00C73E1E"/>
    <w:rsid w:val="00C8022A"/>
    <w:rsid w:val="00C81A27"/>
    <w:rsid w:val="00C86F57"/>
    <w:rsid w:val="00C900FC"/>
    <w:rsid w:val="00C91C2B"/>
    <w:rsid w:val="00C93CC8"/>
    <w:rsid w:val="00C95DF6"/>
    <w:rsid w:val="00CA5721"/>
    <w:rsid w:val="00CB69EF"/>
    <w:rsid w:val="00CB7F05"/>
    <w:rsid w:val="00CC3BA4"/>
    <w:rsid w:val="00CC49F8"/>
    <w:rsid w:val="00CC55F3"/>
    <w:rsid w:val="00CC56A3"/>
    <w:rsid w:val="00CC5CAD"/>
    <w:rsid w:val="00CC6C2C"/>
    <w:rsid w:val="00CD3ED7"/>
    <w:rsid w:val="00CE1479"/>
    <w:rsid w:val="00CE1C85"/>
    <w:rsid w:val="00CF14F5"/>
    <w:rsid w:val="00CF5E08"/>
    <w:rsid w:val="00D00551"/>
    <w:rsid w:val="00D017A6"/>
    <w:rsid w:val="00D108E3"/>
    <w:rsid w:val="00D11547"/>
    <w:rsid w:val="00D11D56"/>
    <w:rsid w:val="00D15ABA"/>
    <w:rsid w:val="00D169F2"/>
    <w:rsid w:val="00D20535"/>
    <w:rsid w:val="00D2558F"/>
    <w:rsid w:val="00D30633"/>
    <w:rsid w:val="00D31975"/>
    <w:rsid w:val="00D33F8F"/>
    <w:rsid w:val="00D37740"/>
    <w:rsid w:val="00D41082"/>
    <w:rsid w:val="00D41F8A"/>
    <w:rsid w:val="00D41FBB"/>
    <w:rsid w:val="00D42333"/>
    <w:rsid w:val="00D55620"/>
    <w:rsid w:val="00D57087"/>
    <w:rsid w:val="00D60C20"/>
    <w:rsid w:val="00D70EFC"/>
    <w:rsid w:val="00D71CEB"/>
    <w:rsid w:val="00D7240D"/>
    <w:rsid w:val="00D76402"/>
    <w:rsid w:val="00D80B40"/>
    <w:rsid w:val="00D84A0D"/>
    <w:rsid w:val="00D864E3"/>
    <w:rsid w:val="00D86BE1"/>
    <w:rsid w:val="00D87FA4"/>
    <w:rsid w:val="00D91B66"/>
    <w:rsid w:val="00D9633C"/>
    <w:rsid w:val="00DA1B7B"/>
    <w:rsid w:val="00DA7B8A"/>
    <w:rsid w:val="00DB0BE7"/>
    <w:rsid w:val="00DB3C03"/>
    <w:rsid w:val="00DB79DF"/>
    <w:rsid w:val="00DC0190"/>
    <w:rsid w:val="00DC15C9"/>
    <w:rsid w:val="00DD4723"/>
    <w:rsid w:val="00DD50C4"/>
    <w:rsid w:val="00DD5219"/>
    <w:rsid w:val="00DE0402"/>
    <w:rsid w:val="00DE2267"/>
    <w:rsid w:val="00DE31B2"/>
    <w:rsid w:val="00DF0E21"/>
    <w:rsid w:val="00DF1853"/>
    <w:rsid w:val="00DF73C9"/>
    <w:rsid w:val="00E02099"/>
    <w:rsid w:val="00E0443A"/>
    <w:rsid w:val="00E1109B"/>
    <w:rsid w:val="00E1692E"/>
    <w:rsid w:val="00E16E5F"/>
    <w:rsid w:val="00E16FA1"/>
    <w:rsid w:val="00E17863"/>
    <w:rsid w:val="00E200AC"/>
    <w:rsid w:val="00E241D2"/>
    <w:rsid w:val="00E2436A"/>
    <w:rsid w:val="00E30758"/>
    <w:rsid w:val="00E30BD5"/>
    <w:rsid w:val="00E30CA8"/>
    <w:rsid w:val="00E3232A"/>
    <w:rsid w:val="00E34AC7"/>
    <w:rsid w:val="00E3549B"/>
    <w:rsid w:val="00E36CA6"/>
    <w:rsid w:val="00E36EF8"/>
    <w:rsid w:val="00E376CD"/>
    <w:rsid w:val="00E4218B"/>
    <w:rsid w:val="00E42851"/>
    <w:rsid w:val="00E4378E"/>
    <w:rsid w:val="00E43AD2"/>
    <w:rsid w:val="00E454BA"/>
    <w:rsid w:val="00E455C8"/>
    <w:rsid w:val="00E53871"/>
    <w:rsid w:val="00E55015"/>
    <w:rsid w:val="00E55A6C"/>
    <w:rsid w:val="00E60A41"/>
    <w:rsid w:val="00E67289"/>
    <w:rsid w:val="00E71E66"/>
    <w:rsid w:val="00E85DA9"/>
    <w:rsid w:val="00E94E02"/>
    <w:rsid w:val="00E97669"/>
    <w:rsid w:val="00EA2039"/>
    <w:rsid w:val="00EA32F7"/>
    <w:rsid w:val="00EA4B3F"/>
    <w:rsid w:val="00EA5556"/>
    <w:rsid w:val="00EB169B"/>
    <w:rsid w:val="00EB4585"/>
    <w:rsid w:val="00EB4EE4"/>
    <w:rsid w:val="00EB77BD"/>
    <w:rsid w:val="00EC04BC"/>
    <w:rsid w:val="00EC057E"/>
    <w:rsid w:val="00EC09FC"/>
    <w:rsid w:val="00EC2747"/>
    <w:rsid w:val="00EC5B05"/>
    <w:rsid w:val="00EC6A53"/>
    <w:rsid w:val="00ED1927"/>
    <w:rsid w:val="00ED6FE4"/>
    <w:rsid w:val="00ED78F1"/>
    <w:rsid w:val="00EE1236"/>
    <w:rsid w:val="00EE15DC"/>
    <w:rsid w:val="00EE5EEB"/>
    <w:rsid w:val="00EF03E2"/>
    <w:rsid w:val="00EF4A26"/>
    <w:rsid w:val="00EF4F7D"/>
    <w:rsid w:val="00F01D9A"/>
    <w:rsid w:val="00F03023"/>
    <w:rsid w:val="00F0578C"/>
    <w:rsid w:val="00F07EA8"/>
    <w:rsid w:val="00F12580"/>
    <w:rsid w:val="00F14E68"/>
    <w:rsid w:val="00F20517"/>
    <w:rsid w:val="00F230CD"/>
    <w:rsid w:val="00F23842"/>
    <w:rsid w:val="00F259FC"/>
    <w:rsid w:val="00F27E5A"/>
    <w:rsid w:val="00F36F3F"/>
    <w:rsid w:val="00F40B3D"/>
    <w:rsid w:val="00F40D1F"/>
    <w:rsid w:val="00F42D0A"/>
    <w:rsid w:val="00F51A4E"/>
    <w:rsid w:val="00F51C18"/>
    <w:rsid w:val="00F53989"/>
    <w:rsid w:val="00F54841"/>
    <w:rsid w:val="00F55ED8"/>
    <w:rsid w:val="00F577F5"/>
    <w:rsid w:val="00F60B2F"/>
    <w:rsid w:val="00F60FC0"/>
    <w:rsid w:val="00F70472"/>
    <w:rsid w:val="00F71EDE"/>
    <w:rsid w:val="00F75FCF"/>
    <w:rsid w:val="00F84A3A"/>
    <w:rsid w:val="00F862D3"/>
    <w:rsid w:val="00F927AE"/>
    <w:rsid w:val="00F927B3"/>
    <w:rsid w:val="00FA0E5B"/>
    <w:rsid w:val="00FA31E2"/>
    <w:rsid w:val="00FA4521"/>
    <w:rsid w:val="00FA46E9"/>
    <w:rsid w:val="00FA5CDD"/>
    <w:rsid w:val="00FB54E8"/>
    <w:rsid w:val="00FB62A2"/>
    <w:rsid w:val="00FB6477"/>
    <w:rsid w:val="00FB6B4F"/>
    <w:rsid w:val="00FC5BB1"/>
    <w:rsid w:val="00FD1031"/>
    <w:rsid w:val="00FD17A4"/>
    <w:rsid w:val="00FD23E3"/>
    <w:rsid w:val="00FD2EBC"/>
    <w:rsid w:val="00FD3564"/>
    <w:rsid w:val="00FD3F7E"/>
    <w:rsid w:val="00FE15E9"/>
    <w:rsid w:val="00FE248F"/>
    <w:rsid w:val="00FF472C"/>
    <w:rsid w:val="00FF5B70"/>
    <w:rsid w:val="00FF5BB9"/>
    <w:rsid w:val="1559729C"/>
    <w:rsid w:val="179202FC"/>
    <w:rsid w:val="2FA90EB6"/>
    <w:rsid w:val="31ABFFFE"/>
    <w:rsid w:val="4136F2CD"/>
    <w:rsid w:val="4B0CD652"/>
    <w:rsid w:val="57219211"/>
    <w:rsid w:val="5EE486DF"/>
    <w:rsid w:val="7C2CAA99"/>
    <w:rsid w:val="7E12DB3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7E2D5C"/>
  <w14:defaultImageDpi w14:val="330"/>
  <w15:chartTrackingRefBased/>
  <w15:docId w15:val="{5A7400D8-861A-49B4-93A4-84FC096B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1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C50"/>
    <w:pPr>
      <w:spacing w:after="200" w:line="276" w:lineRule="auto"/>
    </w:pPr>
  </w:style>
  <w:style w:type="paragraph" w:styleId="Heading1">
    <w:name w:val="heading 1"/>
    <w:basedOn w:val="Normal"/>
    <w:next w:val="Normal"/>
    <w:link w:val="Heading1Char"/>
    <w:uiPriority w:val="9"/>
    <w:qFormat/>
    <w:rsid w:val="00DE0402"/>
    <w:pPr>
      <w:keepNext/>
      <w:keepLines/>
      <w:spacing w:before="240" w:after="0"/>
      <w:outlineLvl w:val="0"/>
    </w:pPr>
    <w:rPr>
      <w:rFonts w:ascii="Calibri" w:eastAsiaTheme="majorEastAsia" w:hAnsi="Calibri" w:cstheme="majorBidi"/>
      <w:b/>
      <w:color w:val="404246"/>
      <w:sz w:val="32"/>
      <w:szCs w:val="32"/>
    </w:rPr>
  </w:style>
  <w:style w:type="paragraph" w:styleId="Heading2">
    <w:name w:val="heading 2"/>
    <w:basedOn w:val="Normal"/>
    <w:next w:val="Normal"/>
    <w:link w:val="Heading2Char"/>
    <w:uiPriority w:val="9"/>
    <w:unhideWhenUsed/>
    <w:qFormat/>
    <w:rsid w:val="00DE0402"/>
    <w:pPr>
      <w:keepNext/>
      <w:keepLines/>
      <w:spacing w:before="240" w:after="0"/>
      <w:outlineLvl w:val="1"/>
    </w:pPr>
    <w:rPr>
      <w:rFonts w:ascii="Calibri" w:eastAsiaTheme="majorEastAsia" w:hAnsi="Calibri" w:cstheme="majorBidi"/>
      <w:b/>
      <w:color w:val="404246"/>
      <w:sz w:val="30"/>
      <w:szCs w:val="26"/>
    </w:rPr>
  </w:style>
  <w:style w:type="paragraph" w:styleId="Heading3">
    <w:name w:val="heading 3"/>
    <w:basedOn w:val="Normal"/>
    <w:next w:val="Normal"/>
    <w:link w:val="Heading3Char"/>
    <w:uiPriority w:val="9"/>
    <w:unhideWhenUsed/>
    <w:qFormat/>
    <w:rsid w:val="00DE0402"/>
    <w:pPr>
      <w:keepNext/>
      <w:keepLines/>
      <w:spacing w:before="240" w:after="0"/>
      <w:outlineLvl w:val="2"/>
    </w:pPr>
    <w:rPr>
      <w:rFonts w:ascii="Calibri" w:eastAsiaTheme="majorEastAsia" w:hAnsi="Calibri" w:cstheme="majorBidi"/>
      <w:color w:val="000000" w:themeColor="text1"/>
      <w:sz w:val="28"/>
      <w:szCs w:val="24"/>
    </w:rPr>
  </w:style>
  <w:style w:type="paragraph" w:styleId="Heading4">
    <w:name w:val="heading 4"/>
    <w:basedOn w:val="Normal"/>
    <w:next w:val="Normal"/>
    <w:link w:val="Heading4Char"/>
    <w:uiPriority w:val="9"/>
    <w:unhideWhenUsed/>
    <w:qFormat/>
    <w:rsid w:val="00F51C18"/>
    <w:pPr>
      <w:keepNext/>
      <w:keepLines/>
      <w:spacing w:before="240" w:after="0"/>
      <w:outlineLvl w:val="3"/>
    </w:pPr>
    <w:rPr>
      <w:rFonts w:ascii="Calibri" w:eastAsiaTheme="majorEastAsia" w:hAnsi="Calibri" w:cstheme="majorBidi"/>
      <w:iCs/>
      <w:color w:val="5F6369"/>
      <w:sz w:val="26"/>
    </w:rPr>
  </w:style>
  <w:style w:type="paragraph" w:styleId="Heading5">
    <w:name w:val="heading 5"/>
    <w:basedOn w:val="Normal"/>
    <w:next w:val="Normal"/>
    <w:link w:val="Heading5Char"/>
    <w:uiPriority w:val="9"/>
    <w:unhideWhenUsed/>
    <w:qFormat/>
    <w:rsid w:val="00F51C18"/>
    <w:pPr>
      <w:keepNext/>
      <w:keepLines/>
      <w:spacing w:before="240" w:after="0"/>
      <w:outlineLvl w:val="4"/>
    </w:pPr>
    <w:rPr>
      <w:rFonts w:ascii="Calibri" w:eastAsiaTheme="majorEastAsia" w:hAnsi="Calibri" w:cstheme="majorBidi"/>
      <w:b/>
      <w:color w:val="5F6369"/>
    </w:rPr>
  </w:style>
  <w:style w:type="paragraph" w:styleId="Heading6">
    <w:name w:val="heading 6"/>
    <w:basedOn w:val="Normal"/>
    <w:next w:val="Normal"/>
    <w:link w:val="Heading6Char"/>
    <w:uiPriority w:val="9"/>
    <w:unhideWhenUsed/>
    <w:qFormat/>
    <w:rsid w:val="00F51C18"/>
    <w:pPr>
      <w:keepNext/>
      <w:keepLines/>
      <w:spacing w:before="240" w:after="0"/>
      <w:outlineLvl w:val="5"/>
    </w:pPr>
    <w:rPr>
      <w:rFonts w:ascii="Calibri" w:eastAsiaTheme="majorEastAsia" w:hAnsi="Calibri" w:cstheme="majorBidi"/>
      <w:color w:val="5F636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7"/>
    <w:qFormat/>
    <w:rsid w:val="00E36EF8"/>
    <w:pPr>
      <w:spacing w:before="1080" w:after="0"/>
    </w:pPr>
    <w:rPr>
      <w:rFonts w:ascii="Calibri" w:eastAsiaTheme="majorEastAsia" w:hAnsi="Calibri" w:cstheme="majorBidi"/>
      <w:b/>
      <w:color w:val="404246"/>
      <w:spacing w:val="-10"/>
      <w:kern w:val="28"/>
      <w:sz w:val="60"/>
      <w:szCs w:val="56"/>
    </w:rPr>
  </w:style>
  <w:style w:type="character" w:customStyle="1" w:styleId="TitleChar">
    <w:name w:val="Title Char"/>
    <w:basedOn w:val="DefaultParagraphFont"/>
    <w:link w:val="Title"/>
    <w:uiPriority w:val="7"/>
    <w:rsid w:val="00E36EF8"/>
    <w:rPr>
      <w:rFonts w:ascii="Calibri" w:eastAsiaTheme="majorEastAsia" w:hAnsi="Calibri" w:cstheme="majorBidi"/>
      <w:b/>
      <w:color w:val="404246"/>
      <w:spacing w:val="-10"/>
      <w:kern w:val="28"/>
      <w:sz w:val="60"/>
      <w:szCs w:val="56"/>
    </w:rPr>
  </w:style>
  <w:style w:type="paragraph" w:styleId="Subtitle">
    <w:name w:val="Subtitle"/>
    <w:basedOn w:val="Normal"/>
    <w:next w:val="Normal"/>
    <w:link w:val="SubtitleChar"/>
    <w:uiPriority w:val="8"/>
    <w:qFormat/>
    <w:rsid w:val="00DE0402"/>
    <w:pPr>
      <w:numPr>
        <w:ilvl w:val="1"/>
      </w:numPr>
      <w:spacing w:after="400"/>
    </w:pPr>
    <w:rPr>
      <w:rFonts w:ascii="Calibri" w:eastAsiaTheme="minorEastAsia" w:hAnsi="Calibri"/>
      <w:color w:val="404246"/>
      <w:spacing w:val="15"/>
      <w:sz w:val="40"/>
    </w:rPr>
  </w:style>
  <w:style w:type="character" w:customStyle="1" w:styleId="SubtitleChar">
    <w:name w:val="Subtitle Char"/>
    <w:basedOn w:val="DefaultParagraphFont"/>
    <w:link w:val="Subtitle"/>
    <w:uiPriority w:val="8"/>
    <w:rsid w:val="00DE0402"/>
    <w:rPr>
      <w:rFonts w:ascii="Calibri" w:eastAsiaTheme="minorEastAsia" w:hAnsi="Calibri"/>
      <w:color w:val="404246"/>
      <w:spacing w:val="15"/>
      <w:sz w:val="40"/>
    </w:rPr>
  </w:style>
  <w:style w:type="character" w:customStyle="1" w:styleId="Heading1Char">
    <w:name w:val="Heading 1 Char"/>
    <w:basedOn w:val="DefaultParagraphFont"/>
    <w:link w:val="Heading1"/>
    <w:uiPriority w:val="9"/>
    <w:rsid w:val="00DE0402"/>
    <w:rPr>
      <w:rFonts w:ascii="Calibri" w:eastAsiaTheme="majorEastAsia" w:hAnsi="Calibri" w:cstheme="majorBidi"/>
      <w:b/>
      <w:color w:val="404246"/>
      <w:sz w:val="32"/>
      <w:szCs w:val="32"/>
    </w:rPr>
  </w:style>
  <w:style w:type="character" w:customStyle="1" w:styleId="Heading2Char">
    <w:name w:val="Heading 2 Char"/>
    <w:basedOn w:val="DefaultParagraphFont"/>
    <w:link w:val="Heading2"/>
    <w:uiPriority w:val="9"/>
    <w:rsid w:val="00DE0402"/>
    <w:rPr>
      <w:rFonts w:ascii="Calibri" w:eastAsiaTheme="majorEastAsia" w:hAnsi="Calibri" w:cstheme="majorBidi"/>
      <w:b/>
      <w:color w:val="404246"/>
      <w:sz w:val="30"/>
      <w:szCs w:val="26"/>
    </w:rPr>
  </w:style>
  <w:style w:type="character" w:customStyle="1" w:styleId="Heading3Char">
    <w:name w:val="Heading 3 Char"/>
    <w:basedOn w:val="DefaultParagraphFont"/>
    <w:link w:val="Heading3"/>
    <w:uiPriority w:val="9"/>
    <w:rsid w:val="00DE0402"/>
    <w:rPr>
      <w:rFonts w:ascii="Calibri" w:eastAsiaTheme="majorEastAsia" w:hAnsi="Calibri" w:cstheme="majorBidi"/>
      <w:color w:val="000000" w:themeColor="text1"/>
      <w:sz w:val="28"/>
      <w:szCs w:val="24"/>
    </w:rPr>
  </w:style>
  <w:style w:type="character" w:customStyle="1" w:styleId="Heading4Char">
    <w:name w:val="Heading 4 Char"/>
    <w:basedOn w:val="DefaultParagraphFont"/>
    <w:link w:val="Heading4"/>
    <w:uiPriority w:val="9"/>
    <w:rsid w:val="00F51C18"/>
    <w:rPr>
      <w:rFonts w:ascii="Calibri" w:eastAsiaTheme="majorEastAsia" w:hAnsi="Calibri" w:cstheme="majorBidi"/>
      <w:iCs/>
      <w:color w:val="5F6369"/>
      <w:sz w:val="26"/>
    </w:rPr>
  </w:style>
  <w:style w:type="character" w:customStyle="1" w:styleId="Heading5Char">
    <w:name w:val="Heading 5 Char"/>
    <w:basedOn w:val="DefaultParagraphFont"/>
    <w:link w:val="Heading5"/>
    <w:uiPriority w:val="9"/>
    <w:rsid w:val="00F51C18"/>
    <w:rPr>
      <w:rFonts w:ascii="Calibri" w:eastAsiaTheme="majorEastAsia" w:hAnsi="Calibri" w:cstheme="majorBidi"/>
      <w:b/>
      <w:color w:val="5F6369"/>
    </w:rPr>
  </w:style>
  <w:style w:type="character" w:customStyle="1" w:styleId="Heading6Char">
    <w:name w:val="Heading 6 Char"/>
    <w:basedOn w:val="DefaultParagraphFont"/>
    <w:link w:val="Heading6"/>
    <w:uiPriority w:val="9"/>
    <w:rsid w:val="00F51C18"/>
    <w:rPr>
      <w:rFonts w:ascii="Calibri" w:eastAsiaTheme="majorEastAsia" w:hAnsi="Calibri" w:cstheme="majorBidi"/>
      <w:color w:val="5F6369"/>
    </w:rPr>
  </w:style>
  <w:style w:type="character" w:styleId="Hyperlink">
    <w:name w:val="Hyperlink"/>
    <w:basedOn w:val="DefaultParagraphFont"/>
    <w:uiPriority w:val="99"/>
    <w:unhideWhenUsed/>
    <w:qFormat/>
    <w:rsid w:val="00DE0402"/>
    <w:rPr>
      <w:color w:val="404246"/>
      <w:u w:val="single"/>
    </w:rPr>
  </w:style>
  <w:style w:type="character" w:customStyle="1" w:styleId="UnresolvedMention1">
    <w:name w:val="Unresolved Mention1"/>
    <w:basedOn w:val="DefaultParagraphFont"/>
    <w:uiPriority w:val="99"/>
    <w:semiHidden/>
    <w:unhideWhenUsed/>
    <w:rsid w:val="00B100CC"/>
    <w:rPr>
      <w:color w:val="605E5C"/>
      <w:shd w:val="clear" w:color="auto" w:fill="E1DFDD"/>
    </w:rPr>
  </w:style>
  <w:style w:type="character" w:styleId="Strong">
    <w:name w:val="Strong"/>
    <w:basedOn w:val="DefaultParagraphFont"/>
    <w:uiPriority w:val="11"/>
    <w:qFormat/>
    <w:rsid w:val="00B100CC"/>
    <w:rPr>
      <w:b/>
      <w:bCs/>
    </w:rPr>
  </w:style>
  <w:style w:type="table" w:styleId="TableGrid">
    <w:name w:val="Table Grid"/>
    <w:basedOn w:val="TableNormal"/>
    <w:uiPriority w:val="39"/>
    <w:rsid w:val="00B10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16"/>
    <w:qFormat/>
    <w:rsid w:val="00B100CC"/>
    <w:pPr>
      <w:spacing w:before="240" w:after="40" w:line="240" w:lineRule="auto"/>
    </w:pPr>
    <w:rPr>
      <w:b/>
      <w:iCs/>
      <w:szCs w:val="18"/>
    </w:rPr>
  </w:style>
  <w:style w:type="paragraph" w:styleId="Quote">
    <w:name w:val="Quote"/>
    <w:basedOn w:val="Normal"/>
    <w:next w:val="Normal"/>
    <w:link w:val="QuoteChar"/>
    <w:uiPriority w:val="29"/>
    <w:qFormat/>
    <w:rsid w:val="0022498C"/>
    <w:pPr>
      <w:spacing w:before="200" w:after="160"/>
      <w:ind w:left="862" w:right="862"/>
      <w:jc w:val="center"/>
    </w:pPr>
    <w:rPr>
      <w:iCs/>
      <w:color w:val="595959" w:themeColor="text1" w:themeTint="A6"/>
    </w:rPr>
  </w:style>
  <w:style w:type="character" w:customStyle="1" w:styleId="QuoteChar">
    <w:name w:val="Quote Char"/>
    <w:basedOn w:val="DefaultParagraphFont"/>
    <w:link w:val="Quote"/>
    <w:uiPriority w:val="29"/>
    <w:rsid w:val="0022498C"/>
    <w:rPr>
      <w:iCs/>
      <w:color w:val="595959" w:themeColor="text1" w:themeTint="A6"/>
    </w:rPr>
  </w:style>
  <w:style w:type="paragraph" w:customStyle="1" w:styleId="Source">
    <w:name w:val="Source"/>
    <w:basedOn w:val="Normal"/>
    <w:uiPriority w:val="17"/>
    <w:qFormat/>
    <w:rsid w:val="00900F7F"/>
    <w:pPr>
      <w:spacing w:before="80" w:after="320"/>
    </w:pPr>
    <w:rPr>
      <w:sz w:val="18"/>
    </w:rPr>
  </w:style>
  <w:style w:type="table" w:customStyle="1" w:styleId="DESE">
    <w:name w:val="DESE"/>
    <w:basedOn w:val="TableNormal"/>
    <w:uiPriority w:val="99"/>
    <w:rsid w:val="00DE0402"/>
    <w:pPr>
      <w:spacing w:before="100" w:beforeAutospacing="1" w:after="100" w:afterAutospacing="1"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rPr>
        <w:rFonts w:ascii="Calibri" w:hAnsi="Calibri"/>
        <w:b w:val="0"/>
        <w:color w:val="FFFFFF" w:themeColor="background1"/>
      </w:rPr>
      <w:tblPr/>
      <w:tcPr>
        <w:shd w:val="clear" w:color="auto" w:fill="404246"/>
      </w:tcPr>
    </w:tblStylePr>
    <w:tblStylePr w:type="lastRow">
      <w:rPr>
        <w:b/>
      </w:rPr>
    </w:tblStylePr>
    <w:tblStylePr w:type="firstCol">
      <w:rPr>
        <w:b w:val="0"/>
      </w:rPr>
    </w:tblStylePr>
    <w:tblStylePr w:type="nwCell">
      <w:rPr>
        <w:b w:val="0"/>
      </w:rPr>
    </w:tblStylePr>
  </w:style>
  <w:style w:type="paragraph" w:styleId="ListParagraph">
    <w:name w:val="List Paragraph"/>
    <w:basedOn w:val="Normal"/>
    <w:uiPriority w:val="34"/>
    <w:qFormat/>
    <w:rsid w:val="00A56FC7"/>
    <w:pPr>
      <w:spacing w:line="360" w:lineRule="auto"/>
      <w:ind w:left="720"/>
      <w:contextualSpacing/>
    </w:pPr>
  </w:style>
  <w:style w:type="paragraph" w:styleId="ListNumber">
    <w:name w:val="List Number"/>
    <w:basedOn w:val="ListParagraph"/>
    <w:uiPriority w:val="99"/>
    <w:unhideWhenUsed/>
    <w:qFormat/>
    <w:rsid w:val="00A56FC7"/>
    <w:pPr>
      <w:numPr>
        <w:numId w:val="11"/>
      </w:numPr>
    </w:pPr>
  </w:style>
  <w:style w:type="paragraph" w:styleId="ListBullet">
    <w:name w:val="List Bullet"/>
    <w:basedOn w:val="ListParagraph"/>
    <w:uiPriority w:val="99"/>
    <w:unhideWhenUsed/>
    <w:qFormat/>
    <w:rsid w:val="00067075"/>
    <w:pPr>
      <w:numPr>
        <w:numId w:val="12"/>
      </w:numPr>
    </w:pPr>
  </w:style>
  <w:style w:type="paragraph" w:styleId="List">
    <w:name w:val="List"/>
    <w:basedOn w:val="ListBullet"/>
    <w:uiPriority w:val="99"/>
    <w:unhideWhenUsed/>
    <w:qFormat/>
    <w:rsid w:val="00067075"/>
    <w:pPr>
      <w:numPr>
        <w:numId w:val="13"/>
      </w:numPr>
    </w:pPr>
  </w:style>
  <w:style w:type="paragraph" w:styleId="Header">
    <w:name w:val="header"/>
    <w:basedOn w:val="Normal"/>
    <w:link w:val="HeaderChar"/>
    <w:uiPriority w:val="99"/>
    <w:unhideWhenUsed/>
    <w:rsid w:val="005135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52E"/>
  </w:style>
  <w:style w:type="paragraph" w:styleId="Footer">
    <w:name w:val="footer"/>
    <w:basedOn w:val="Normal"/>
    <w:link w:val="FooterChar"/>
    <w:uiPriority w:val="99"/>
    <w:unhideWhenUsed/>
    <w:rsid w:val="00513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52E"/>
  </w:style>
  <w:style w:type="paragraph" w:styleId="TOC1">
    <w:name w:val="toc 1"/>
    <w:basedOn w:val="Normal"/>
    <w:next w:val="Normal"/>
    <w:autoRedefine/>
    <w:uiPriority w:val="39"/>
    <w:unhideWhenUsed/>
    <w:rsid w:val="00497764"/>
    <w:pPr>
      <w:spacing w:after="100"/>
    </w:pPr>
    <w:rPr>
      <w:b/>
    </w:rPr>
  </w:style>
  <w:style w:type="paragraph" w:styleId="TOC2">
    <w:name w:val="toc 2"/>
    <w:basedOn w:val="Normal"/>
    <w:next w:val="Normal"/>
    <w:autoRedefine/>
    <w:uiPriority w:val="39"/>
    <w:unhideWhenUsed/>
    <w:rsid w:val="00497764"/>
    <w:pPr>
      <w:spacing w:after="100"/>
      <w:ind w:left="220"/>
    </w:pPr>
  </w:style>
  <w:style w:type="paragraph" w:styleId="TOC3">
    <w:name w:val="toc 3"/>
    <w:basedOn w:val="Normal"/>
    <w:next w:val="Normal"/>
    <w:autoRedefine/>
    <w:uiPriority w:val="39"/>
    <w:unhideWhenUsed/>
    <w:rsid w:val="00497764"/>
    <w:pPr>
      <w:spacing w:after="100"/>
      <w:ind w:left="440"/>
    </w:pPr>
  </w:style>
  <w:style w:type="paragraph" w:styleId="TOCHeading">
    <w:name w:val="TOC Heading"/>
    <w:basedOn w:val="Heading1"/>
    <w:next w:val="Normal"/>
    <w:uiPriority w:val="39"/>
    <w:unhideWhenUsed/>
    <w:qFormat/>
    <w:rsid w:val="00497764"/>
    <w:pPr>
      <w:spacing w:after="240"/>
      <w:outlineLvl w:val="9"/>
    </w:pPr>
    <w:rPr>
      <w:color w:val="595959"/>
    </w:rPr>
  </w:style>
  <w:style w:type="paragraph" w:styleId="BalloonText">
    <w:name w:val="Balloon Text"/>
    <w:basedOn w:val="Normal"/>
    <w:link w:val="BalloonTextChar"/>
    <w:uiPriority w:val="99"/>
    <w:semiHidden/>
    <w:unhideWhenUsed/>
    <w:rsid w:val="00DB79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9DF"/>
    <w:rPr>
      <w:rFonts w:ascii="Segoe UI" w:hAnsi="Segoe UI" w:cs="Segoe UI"/>
      <w:sz w:val="18"/>
      <w:szCs w:val="18"/>
    </w:rPr>
  </w:style>
  <w:style w:type="paragraph" w:customStyle="1" w:styleId="MELegal1">
    <w:name w:val="ME Legal 1"/>
    <w:aliases w:val="l1,RFTLevel1,ME Legal 11"/>
    <w:basedOn w:val="Normal"/>
    <w:next w:val="Normal"/>
    <w:qFormat/>
    <w:rsid w:val="00F927AE"/>
    <w:pPr>
      <w:keepNext/>
      <w:numPr>
        <w:numId w:val="15"/>
      </w:numPr>
      <w:spacing w:before="280" w:after="140" w:line="280" w:lineRule="atLeast"/>
      <w:outlineLvl w:val="0"/>
    </w:pPr>
    <w:rPr>
      <w:rFonts w:ascii="Arial" w:eastAsia="Times New Roman" w:hAnsi="Arial" w:cs="Angsana New"/>
      <w:spacing w:val="-10"/>
      <w:w w:val="95"/>
      <w:sz w:val="32"/>
      <w:lang w:eastAsia="zh-CN" w:bidi="th-TH"/>
    </w:rPr>
  </w:style>
  <w:style w:type="paragraph" w:customStyle="1" w:styleId="MELegal2">
    <w:name w:val="ME Legal 2"/>
    <w:aliases w:val="l2,RFTLevel2"/>
    <w:basedOn w:val="Normal"/>
    <w:next w:val="Normal"/>
    <w:qFormat/>
    <w:rsid w:val="00F927AE"/>
    <w:pPr>
      <w:keepNext/>
      <w:numPr>
        <w:ilvl w:val="1"/>
        <w:numId w:val="15"/>
      </w:numPr>
      <w:spacing w:before="60" w:after="60" w:line="280" w:lineRule="atLeast"/>
      <w:outlineLvl w:val="1"/>
    </w:pPr>
    <w:rPr>
      <w:rFonts w:ascii="Arial Bold" w:eastAsia="Times New Roman" w:hAnsi="Arial Bold" w:cs="Angsana New"/>
      <w:b/>
      <w:w w:val="95"/>
      <w:sz w:val="24"/>
      <w:lang w:eastAsia="zh-CN" w:bidi="th-TH"/>
    </w:rPr>
  </w:style>
  <w:style w:type="paragraph" w:customStyle="1" w:styleId="MELegal3">
    <w:name w:val="ME Legal 3"/>
    <w:aliases w:val="l3,ME Legal 31"/>
    <w:basedOn w:val="Normal"/>
    <w:qFormat/>
    <w:rsid w:val="00F927AE"/>
    <w:pPr>
      <w:numPr>
        <w:ilvl w:val="2"/>
        <w:numId w:val="15"/>
      </w:numPr>
      <w:spacing w:after="140" w:line="280" w:lineRule="atLeast"/>
      <w:outlineLvl w:val="2"/>
    </w:pPr>
    <w:rPr>
      <w:rFonts w:ascii="Times New Roman" w:eastAsia="Times New Roman" w:hAnsi="Times New Roman" w:cs="Angsana New"/>
      <w:lang w:eastAsia="zh-CN" w:bidi="th-TH"/>
    </w:rPr>
  </w:style>
  <w:style w:type="paragraph" w:customStyle="1" w:styleId="MELegal4">
    <w:name w:val="ME Legal 4"/>
    <w:aliases w:val="l4,ME Legal 41"/>
    <w:basedOn w:val="Normal"/>
    <w:qFormat/>
    <w:rsid w:val="00F927AE"/>
    <w:pPr>
      <w:numPr>
        <w:ilvl w:val="3"/>
        <w:numId w:val="15"/>
      </w:numPr>
      <w:spacing w:after="140" w:line="280" w:lineRule="atLeast"/>
      <w:outlineLvl w:val="3"/>
    </w:pPr>
    <w:rPr>
      <w:rFonts w:ascii="Times New Roman" w:eastAsia="Times New Roman" w:hAnsi="Times New Roman" w:cs="Angsana New"/>
      <w:lang w:eastAsia="zh-CN" w:bidi="th-TH"/>
    </w:rPr>
  </w:style>
  <w:style w:type="paragraph" w:customStyle="1" w:styleId="MELegal5">
    <w:name w:val="ME Legal 5"/>
    <w:aliases w:val="l5"/>
    <w:basedOn w:val="Normal"/>
    <w:qFormat/>
    <w:rsid w:val="00F927AE"/>
    <w:pPr>
      <w:numPr>
        <w:ilvl w:val="4"/>
        <w:numId w:val="15"/>
      </w:numPr>
      <w:spacing w:after="140" w:line="280" w:lineRule="atLeast"/>
      <w:outlineLvl w:val="4"/>
    </w:pPr>
    <w:rPr>
      <w:rFonts w:ascii="Times New Roman" w:eastAsia="Times New Roman" w:hAnsi="Times New Roman" w:cs="Angsana New"/>
      <w:lang w:eastAsia="zh-CN" w:bidi="th-TH"/>
    </w:rPr>
  </w:style>
  <w:style w:type="paragraph" w:customStyle="1" w:styleId="MELegal6">
    <w:name w:val="ME Legal 6"/>
    <w:basedOn w:val="Normal"/>
    <w:qFormat/>
    <w:rsid w:val="00F927AE"/>
    <w:pPr>
      <w:numPr>
        <w:ilvl w:val="5"/>
        <w:numId w:val="15"/>
      </w:numPr>
      <w:spacing w:after="140" w:line="280" w:lineRule="atLeast"/>
      <w:outlineLvl w:val="5"/>
    </w:pPr>
    <w:rPr>
      <w:rFonts w:ascii="Times New Roman" w:eastAsia="Times New Roman" w:hAnsi="Times New Roman" w:cs="Angsana New"/>
      <w:lang w:eastAsia="zh-CN" w:bidi="th-TH"/>
    </w:rPr>
  </w:style>
  <w:style w:type="paragraph" w:customStyle="1" w:styleId="MEBasic1">
    <w:name w:val="ME Basic 1"/>
    <w:basedOn w:val="Normal"/>
    <w:qFormat/>
    <w:rsid w:val="00F927AE"/>
    <w:pPr>
      <w:numPr>
        <w:numId w:val="14"/>
      </w:numPr>
      <w:spacing w:after="140" w:line="280" w:lineRule="atLeast"/>
      <w:outlineLvl w:val="0"/>
    </w:pPr>
    <w:rPr>
      <w:rFonts w:ascii="Times New Roman" w:eastAsia="Times New Roman" w:hAnsi="Times New Roman" w:cs="Angsana New"/>
      <w:lang w:eastAsia="zh-CN" w:bidi="th-TH"/>
    </w:rPr>
  </w:style>
  <w:style w:type="paragraph" w:customStyle="1" w:styleId="MEBasic2">
    <w:name w:val="ME Basic 2"/>
    <w:basedOn w:val="Normal"/>
    <w:qFormat/>
    <w:rsid w:val="00F927AE"/>
    <w:pPr>
      <w:numPr>
        <w:ilvl w:val="1"/>
        <w:numId w:val="14"/>
      </w:numPr>
      <w:spacing w:after="140" w:line="280" w:lineRule="atLeast"/>
      <w:outlineLvl w:val="1"/>
    </w:pPr>
    <w:rPr>
      <w:rFonts w:ascii="Times New Roman" w:eastAsia="Times New Roman" w:hAnsi="Times New Roman" w:cs="Angsana New"/>
      <w:lang w:eastAsia="zh-CN" w:bidi="th-TH"/>
    </w:rPr>
  </w:style>
  <w:style w:type="paragraph" w:customStyle="1" w:styleId="MEBasic3">
    <w:name w:val="ME Basic 3"/>
    <w:basedOn w:val="Normal"/>
    <w:qFormat/>
    <w:rsid w:val="00F927AE"/>
    <w:pPr>
      <w:numPr>
        <w:ilvl w:val="2"/>
        <w:numId w:val="14"/>
      </w:numPr>
      <w:spacing w:after="140" w:line="280" w:lineRule="atLeast"/>
      <w:outlineLvl w:val="2"/>
    </w:pPr>
    <w:rPr>
      <w:rFonts w:ascii="Times New Roman" w:eastAsia="Times New Roman" w:hAnsi="Times New Roman" w:cs="Angsana New"/>
      <w:lang w:eastAsia="zh-CN" w:bidi="th-TH"/>
    </w:rPr>
  </w:style>
  <w:style w:type="paragraph" w:customStyle="1" w:styleId="MEBasic4">
    <w:name w:val="ME Basic 4"/>
    <w:basedOn w:val="Normal"/>
    <w:qFormat/>
    <w:rsid w:val="00F927AE"/>
    <w:pPr>
      <w:numPr>
        <w:ilvl w:val="3"/>
        <w:numId w:val="14"/>
      </w:numPr>
      <w:spacing w:after="140" w:line="280" w:lineRule="atLeast"/>
      <w:outlineLvl w:val="3"/>
    </w:pPr>
    <w:rPr>
      <w:rFonts w:ascii="Times New Roman" w:eastAsia="Times New Roman" w:hAnsi="Times New Roman" w:cs="Angsana New"/>
      <w:lang w:eastAsia="zh-CN" w:bidi="th-TH"/>
    </w:rPr>
  </w:style>
  <w:style w:type="paragraph" w:customStyle="1" w:styleId="MEBasic5">
    <w:name w:val="ME Basic 5"/>
    <w:basedOn w:val="Normal"/>
    <w:qFormat/>
    <w:rsid w:val="00F927AE"/>
    <w:pPr>
      <w:numPr>
        <w:ilvl w:val="4"/>
        <w:numId w:val="14"/>
      </w:numPr>
      <w:spacing w:after="140" w:line="280" w:lineRule="atLeast"/>
      <w:outlineLvl w:val="4"/>
    </w:pPr>
    <w:rPr>
      <w:rFonts w:ascii="Times New Roman" w:eastAsia="Times New Roman" w:hAnsi="Times New Roman" w:cs="Angsana New"/>
      <w:lang w:eastAsia="zh-CN" w:bidi="th-TH"/>
    </w:rPr>
  </w:style>
  <w:style w:type="numbering" w:customStyle="1" w:styleId="MEBasic">
    <w:name w:val="ME Basic"/>
    <w:uiPriority w:val="99"/>
    <w:rsid w:val="00F927AE"/>
    <w:pPr>
      <w:numPr>
        <w:numId w:val="22"/>
      </w:numPr>
    </w:pPr>
  </w:style>
  <w:style w:type="numbering" w:customStyle="1" w:styleId="MELegal">
    <w:name w:val="ME Legal"/>
    <w:uiPriority w:val="99"/>
    <w:rsid w:val="00F927AE"/>
    <w:pPr>
      <w:numPr>
        <w:numId w:val="15"/>
      </w:numPr>
    </w:pPr>
  </w:style>
  <w:style w:type="paragraph" w:customStyle="1" w:styleId="PlainParagraph">
    <w:name w:val="Plain Paragraph"/>
    <w:basedOn w:val="Normal"/>
    <w:rsid w:val="00F927AE"/>
    <w:pPr>
      <w:spacing w:before="120" w:after="120" w:line="280" w:lineRule="atLeast"/>
      <w:ind w:left="567"/>
    </w:pPr>
    <w:rPr>
      <w:rFonts w:ascii="Arial" w:eastAsia="Times New Roman" w:hAnsi="Arial" w:cs="Arial"/>
      <w:lang w:eastAsia="en-AU"/>
    </w:rPr>
  </w:style>
  <w:style w:type="paragraph" w:customStyle="1" w:styleId="ScheduleL1">
    <w:name w:val="Schedule L1"/>
    <w:basedOn w:val="Normal"/>
    <w:next w:val="Normal"/>
    <w:qFormat/>
    <w:rsid w:val="00F927AE"/>
    <w:pPr>
      <w:numPr>
        <w:numId w:val="23"/>
      </w:numPr>
      <w:pBdr>
        <w:bottom w:val="single" w:sz="4" w:space="1" w:color="auto"/>
      </w:pBdr>
      <w:spacing w:before="140" w:after="480" w:line="480" w:lineRule="exact"/>
      <w:outlineLvl w:val="0"/>
    </w:pPr>
    <w:rPr>
      <w:rFonts w:ascii="Arial" w:eastAsia="Times New Roman" w:hAnsi="Arial" w:cs="Angsana New"/>
      <w:spacing w:val="-10"/>
      <w:w w:val="95"/>
      <w:sz w:val="48"/>
      <w:lang w:eastAsia="zh-CN" w:bidi="th-TH"/>
    </w:rPr>
  </w:style>
  <w:style w:type="paragraph" w:customStyle="1" w:styleId="ScheduleL2">
    <w:name w:val="Schedule L2"/>
    <w:basedOn w:val="Normal"/>
    <w:next w:val="Normal"/>
    <w:qFormat/>
    <w:rsid w:val="00F927AE"/>
    <w:pPr>
      <w:keepNext/>
      <w:numPr>
        <w:ilvl w:val="1"/>
        <w:numId w:val="23"/>
      </w:numPr>
      <w:spacing w:before="280" w:after="140" w:line="280" w:lineRule="atLeast"/>
      <w:outlineLvl w:val="1"/>
    </w:pPr>
    <w:rPr>
      <w:rFonts w:ascii="Arial" w:eastAsia="Times New Roman" w:hAnsi="Arial" w:cs="Angsana New"/>
      <w:spacing w:val="-10"/>
      <w:w w:val="95"/>
      <w:sz w:val="32"/>
      <w:lang w:eastAsia="zh-CN" w:bidi="th-TH"/>
    </w:rPr>
  </w:style>
  <w:style w:type="paragraph" w:customStyle="1" w:styleId="ScheduleL3">
    <w:name w:val="Schedule L3"/>
    <w:basedOn w:val="Normal"/>
    <w:next w:val="Normal"/>
    <w:qFormat/>
    <w:rsid w:val="00F927AE"/>
    <w:pPr>
      <w:keepNext/>
      <w:numPr>
        <w:ilvl w:val="2"/>
        <w:numId w:val="23"/>
      </w:numPr>
      <w:spacing w:before="60" w:after="60" w:line="280" w:lineRule="atLeast"/>
      <w:outlineLvl w:val="2"/>
    </w:pPr>
    <w:rPr>
      <w:rFonts w:ascii="Arial Bold" w:eastAsia="Times New Roman" w:hAnsi="Arial Bold" w:cs="Angsana New"/>
      <w:b/>
      <w:w w:val="95"/>
      <w:sz w:val="24"/>
      <w:lang w:eastAsia="zh-CN" w:bidi="th-TH"/>
    </w:rPr>
  </w:style>
  <w:style w:type="paragraph" w:customStyle="1" w:styleId="ScheduleL4">
    <w:name w:val="Schedule L4"/>
    <w:basedOn w:val="Normal"/>
    <w:qFormat/>
    <w:rsid w:val="00F927AE"/>
    <w:pPr>
      <w:numPr>
        <w:ilvl w:val="3"/>
        <w:numId w:val="23"/>
      </w:numPr>
      <w:spacing w:after="140" w:line="280" w:lineRule="atLeast"/>
      <w:outlineLvl w:val="3"/>
    </w:pPr>
    <w:rPr>
      <w:rFonts w:ascii="Times New Roman" w:eastAsia="Times New Roman" w:hAnsi="Times New Roman" w:cs="Angsana New"/>
      <w:lang w:eastAsia="zh-CN" w:bidi="th-TH"/>
    </w:rPr>
  </w:style>
  <w:style w:type="paragraph" w:customStyle="1" w:styleId="ScheduleL5">
    <w:name w:val="Schedule L5"/>
    <w:basedOn w:val="Normal"/>
    <w:qFormat/>
    <w:rsid w:val="00F927AE"/>
    <w:pPr>
      <w:numPr>
        <w:ilvl w:val="4"/>
        <w:numId w:val="23"/>
      </w:numPr>
      <w:spacing w:after="140" w:line="280" w:lineRule="atLeast"/>
      <w:outlineLvl w:val="4"/>
    </w:pPr>
    <w:rPr>
      <w:rFonts w:ascii="Times New Roman" w:eastAsia="Times New Roman" w:hAnsi="Times New Roman" w:cs="Angsana New"/>
      <w:lang w:eastAsia="zh-CN" w:bidi="th-TH"/>
    </w:rPr>
  </w:style>
  <w:style w:type="paragraph" w:customStyle="1" w:styleId="ScheduleL6">
    <w:name w:val="Schedule L6"/>
    <w:basedOn w:val="Normal"/>
    <w:qFormat/>
    <w:rsid w:val="00F927AE"/>
    <w:pPr>
      <w:numPr>
        <w:ilvl w:val="5"/>
        <w:numId w:val="23"/>
      </w:numPr>
      <w:spacing w:after="140" w:line="280" w:lineRule="atLeast"/>
      <w:outlineLvl w:val="5"/>
    </w:pPr>
    <w:rPr>
      <w:rFonts w:ascii="Times New Roman" w:eastAsia="Times New Roman" w:hAnsi="Times New Roman" w:cs="Angsana New"/>
      <w:lang w:eastAsia="zh-CN" w:bidi="th-TH"/>
    </w:rPr>
  </w:style>
  <w:style w:type="numbering" w:customStyle="1" w:styleId="Schedule">
    <w:name w:val="Schedule"/>
    <w:uiPriority w:val="99"/>
    <w:rsid w:val="00F927AE"/>
    <w:pPr>
      <w:numPr>
        <w:numId w:val="23"/>
      </w:numPr>
    </w:pPr>
  </w:style>
  <w:style w:type="paragraph" w:customStyle="1" w:styleId="NumberedList1">
    <w:name w:val="Numbered List: 1)"/>
    <w:basedOn w:val="PlainParagraph"/>
    <w:semiHidden/>
    <w:rsid w:val="00F927AE"/>
    <w:pPr>
      <w:numPr>
        <w:numId w:val="24"/>
      </w:numPr>
      <w:spacing w:before="0"/>
    </w:pPr>
  </w:style>
  <w:style w:type="paragraph" w:customStyle="1" w:styleId="NumberedList11">
    <w:name w:val="Numbered List: 1) 1"/>
    <w:basedOn w:val="NumberedList1"/>
    <w:semiHidden/>
    <w:rsid w:val="00F927AE"/>
    <w:pPr>
      <w:numPr>
        <w:ilvl w:val="1"/>
      </w:numPr>
    </w:pPr>
  </w:style>
  <w:style w:type="paragraph" w:customStyle="1" w:styleId="NumberedList12">
    <w:name w:val="Numbered List: 1) 2"/>
    <w:basedOn w:val="NumberedList11"/>
    <w:semiHidden/>
    <w:rsid w:val="00F927AE"/>
    <w:pPr>
      <w:numPr>
        <w:ilvl w:val="2"/>
      </w:numPr>
    </w:pPr>
  </w:style>
  <w:style w:type="paragraph" w:customStyle="1" w:styleId="NumberedList13">
    <w:name w:val="Numbered List: 1) 3"/>
    <w:basedOn w:val="NumberedList12"/>
    <w:semiHidden/>
    <w:rsid w:val="00F927AE"/>
    <w:pPr>
      <w:numPr>
        <w:ilvl w:val="3"/>
      </w:numPr>
    </w:pPr>
  </w:style>
  <w:style w:type="paragraph" w:customStyle="1" w:styleId="NumberedList14">
    <w:name w:val="Numbered List: 1) 4"/>
    <w:basedOn w:val="NumberedList13"/>
    <w:semiHidden/>
    <w:rsid w:val="00F927AE"/>
    <w:pPr>
      <w:numPr>
        <w:ilvl w:val="4"/>
      </w:numPr>
    </w:pPr>
  </w:style>
  <w:style w:type="paragraph" w:customStyle="1" w:styleId="NumberedList15">
    <w:name w:val="Numbered List: 1) 5"/>
    <w:basedOn w:val="NumberedList14"/>
    <w:semiHidden/>
    <w:rsid w:val="00F927AE"/>
    <w:pPr>
      <w:numPr>
        <w:ilvl w:val="5"/>
      </w:numPr>
    </w:pPr>
  </w:style>
  <w:style w:type="paragraph" w:customStyle="1" w:styleId="NumberedList16">
    <w:name w:val="Numbered List: 1) 6"/>
    <w:basedOn w:val="NumberedList15"/>
    <w:semiHidden/>
    <w:rsid w:val="00F927AE"/>
    <w:pPr>
      <w:numPr>
        <w:ilvl w:val="6"/>
      </w:numPr>
    </w:pPr>
  </w:style>
  <w:style w:type="paragraph" w:customStyle="1" w:styleId="NumberedList17">
    <w:name w:val="Numbered List: 1) 7"/>
    <w:basedOn w:val="NumberedList16"/>
    <w:semiHidden/>
    <w:rsid w:val="00F927AE"/>
    <w:pPr>
      <w:numPr>
        <w:ilvl w:val="7"/>
      </w:numPr>
    </w:pPr>
  </w:style>
  <w:style w:type="paragraph" w:customStyle="1" w:styleId="NumberedList18">
    <w:name w:val="Numbered List: 1) 8"/>
    <w:basedOn w:val="NumberedList17"/>
    <w:semiHidden/>
    <w:rsid w:val="00F927AE"/>
    <w:pPr>
      <w:numPr>
        <w:ilvl w:val="8"/>
      </w:numPr>
    </w:pPr>
  </w:style>
  <w:style w:type="paragraph" w:styleId="Revision">
    <w:name w:val="Revision"/>
    <w:hidden/>
    <w:uiPriority w:val="99"/>
    <w:semiHidden/>
    <w:rsid w:val="00863208"/>
    <w:pPr>
      <w:spacing w:after="0" w:line="240" w:lineRule="auto"/>
    </w:pPr>
  </w:style>
  <w:style w:type="paragraph" w:customStyle="1" w:styleId="TableParagraph">
    <w:name w:val="Table Paragraph"/>
    <w:basedOn w:val="Normal"/>
    <w:uiPriority w:val="1"/>
    <w:qFormat/>
    <w:rsid w:val="00BD0B51"/>
    <w:pPr>
      <w:widowControl w:val="0"/>
      <w:autoSpaceDE w:val="0"/>
      <w:autoSpaceDN w:val="0"/>
      <w:spacing w:before="119" w:after="0" w:line="240" w:lineRule="auto"/>
      <w:ind w:left="155"/>
    </w:pPr>
    <w:rPr>
      <w:rFonts w:ascii="Arial" w:eastAsia="Arial" w:hAnsi="Arial" w:cs="Arial"/>
      <w:lang w:val="en-US"/>
    </w:rPr>
  </w:style>
  <w:style w:type="character" w:styleId="CommentReference">
    <w:name w:val="annotation reference"/>
    <w:basedOn w:val="DefaultParagraphFont"/>
    <w:uiPriority w:val="99"/>
    <w:semiHidden/>
    <w:unhideWhenUsed/>
    <w:rsid w:val="00E55015"/>
    <w:rPr>
      <w:sz w:val="16"/>
      <w:szCs w:val="16"/>
    </w:rPr>
  </w:style>
  <w:style w:type="paragraph" w:styleId="CommentText">
    <w:name w:val="annotation text"/>
    <w:basedOn w:val="Normal"/>
    <w:link w:val="CommentTextChar"/>
    <w:uiPriority w:val="99"/>
    <w:unhideWhenUsed/>
    <w:rsid w:val="00E55015"/>
    <w:pPr>
      <w:spacing w:line="240" w:lineRule="auto"/>
    </w:pPr>
    <w:rPr>
      <w:sz w:val="20"/>
      <w:szCs w:val="20"/>
    </w:rPr>
  </w:style>
  <w:style w:type="character" w:customStyle="1" w:styleId="CommentTextChar">
    <w:name w:val="Comment Text Char"/>
    <w:basedOn w:val="DefaultParagraphFont"/>
    <w:link w:val="CommentText"/>
    <w:uiPriority w:val="99"/>
    <w:rsid w:val="00E55015"/>
    <w:rPr>
      <w:sz w:val="20"/>
      <w:szCs w:val="20"/>
    </w:rPr>
  </w:style>
  <w:style w:type="paragraph" w:styleId="CommentSubject">
    <w:name w:val="annotation subject"/>
    <w:basedOn w:val="CommentText"/>
    <w:next w:val="CommentText"/>
    <w:link w:val="CommentSubjectChar"/>
    <w:uiPriority w:val="99"/>
    <w:semiHidden/>
    <w:unhideWhenUsed/>
    <w:rsid w:val="00E55015"/>
    <w:rPr>
      <w:b/>
      <w:bCs/>
    </w:rPr>
  </w:style>
  <w:style w:type="character" w:customStyle="1" w:styleId="CommentSubjectChar">
    <w:name w:val="Comment Subject Char"/>
    <w:basedOn w:val="CommentTextChar"/>
    <w:link w:val="CommentSubject"/>
    <w:uiPriority w:val="99"/>
    <w:semiHidden/>
    <w:rsid w:val="00E55015"/>
    <w:rPr>
      <w:b/>
      <w:bCs/>
      <w:sz w:val="20"/>
      <w:szCs w:val="20"/>
    </w:rPr>
  </w:style>
  <w:style w:type="character" w:styleId="UnresolvedMention">
    <w:name w:val="Unresolved Mention"/>
    <w:basedOn w:val="DefaultParagraphFont"/>
    <w:uiPriority w:val="99"/>
    <w:semiHidden/>
    <w:unhideWhenUsed/>
    <w:rsid w:val="002D2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sharedservicescentre.sharepoint.com/:w:/r/sites/NSC-ResearchandPolicy-TEAM/Shared%20Documents/Technical%20Development/Pilot/Technical%20101/Use%20case%20metadata%20mapping.docx?d=w377d5d096d9f40d8b2a5f5dc4718f2fa&amp;csf=1&amp;web=1&amp;e=9IMul0" TargetMode="External"/><Relationship Id="rId2" Type="http://schemas.openxmlformats.org/officeDocument/2006/relationships/hyperlink" Target="https://sharedservicescentre.sharepoint.com/:w:/r/sites/NSC-ResearchandPolicy-TEAM/Shared%20Documents/Technical%20Development/Pilot/Technical%20101/Taxonomy%20Tech%20Report.docx?d=w56b2395fcc4e41adace86853a6eee9df&amp;csf=1&amp;web=1&amp;e=Jt2YGE" TargetMode="External"/><Relationship Id="rId1" Type="http://schemas.openxmlformats.org/officeDocument/2006/relationships/hyperlink" Target="https://sharedservicescentre.sharepoint.com/:w:/r/sites/NSC-ResearchandPolicy-TEAM/Shared%20Documents/Technical%20Development/Pilot/Technical%20101/20241101%20%20NST%20technical%20build%20summary.docx?d=w4940c2edc6f84ad5bf5b99ac82aaaa4f&amp;csf=1&amp;web=1&amp;e=6dYFDq" TargetMode="External"/><Relationship Id="rId6" Type="http://schemas.openxmlformats.org/officeDocument/2006/relationships/hyperlink" Target="https://sharedservicescentre.sharepoint.com/:b:/r/sites/NSC-ResearchandPolicy-TEAM/Shared%20Documents/Skills%20Taxonomy/07.%20Skills%20Definition/Targeted%20discussion%20paper/250911%20APPROVED%20Skills%20Definition%20Discussion%20Paper.pdf?csf=1&amp;web=1&amp;e=4PrujG" TargetMode="External"/><Relationship Id="rId5" Type="http://schemas.openxmlformats.org/officeDocument/2006/relationships/hyperlink" Target="https://sharedservicescentre.sharepoint.com/:w:/r/sites/NSC-ResearchandPolicy-TEAM/Shared%20Documents/Skills%20Taxonomy/07.%20Skills%20Definition/ACER/Final%20Report/DRAFT%20Qualitative%20analysis%20on%20the%20definition%20of%20skills%20-%20Final%20Report.docx?d=w2696cd9859c64bef908a6d151c30c8ab&amp;csf=1&amp;web=1&amp;e=SotNbj" TargetMode="External"/><Relationship Id="rId4" Type="http://schemas.openxmlformats.org/officeDocument/2006/relationships/hyperlink" Target="https://sharedservicescentre.sharepoint.com/:w:/r/sites/NSC-ResearchandPolicy-TEAM/Shared%20Documents/Technical%20Development/Pilot/Technical%20101/Skill%20class%20definition.docx?d=w7301e5f434744a7aa6b8f28377e4ab3e&amp;csf=1&amp;web=1&amp;e=X6vcXb"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26" Type="http://schemas.microsoft.com/office/2011/relationships/people" Target="people.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buyict.gov.au/sp?id=resources_and_policies&amp;kb=KB0010685" TargetMode="External"/><Relationship Id="rId5" Type="http://schemas.openxmlformats.org/officeDocument/2006/relationships/numbering" Target="numbering.xml"/><Relationship Id="rId15" Type="http://schemas.openxmlformats.org/officeDocument/2006/relationships/header" Target="header2.xml"/><Relationship Id="rId23"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16/09/relationships/commentsIds" Target="commentsIds.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DESE">
      <a:dk1>
        <a:sysClr val="windowText" lastClr="000000"/>
      </a:dk1>
      <a:lt1>
        <a:sysClr val="window" lastClr="FFFFFF"/>
      </a:lt1>
      <a:dk2>
        <a:srgbClr val="002D3F"/>
      </a:dk2>
      <a:lt2>
        <a:srgbClr val="E7E6E6"/>
      </a:lt2>
      <a:accent1>
        <a:srgbClr val="002D3F"/>
      </a:accent1>
      <a:accent2>
        <a:srgbClr val="F26322"/>
      </a:accent2>
      <a:accent3>
        <a:srgbClr val="008276"/>
      </a:accent3>
      <a:accent4>
        <a:srgbClr val="B6006A"/>
      </a:accent4>
      <a:accent5>
        <a:srgbClr val="E9A913"/>
      </a:accent5>
      <a:accent6>
        <a:srgbClr val="287DB2"/>
      </a:accent6>
      <a:hlink>
        <a:srgbClr val="008276"/>
      </a:hlink>
      <a:folHlink>
        <a:srgbClr val="002D3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7969768-62ab-487f-bc7f-8e9e347fcb75" xsi:nil="true"/>
    <lcf76f155ced4ddcb4097134ff3c332f xmlns="e6bf2c1d-728b-424e-a97d-9d92898636bc">
      <Terms xmlns="http://schemas.microsoft.com/office/infopath/2007/PartnerControls"/>
    </lcf76f155ced4ddcb4097134ff3c332f>
    <Datecreated xmlns="e6bf2c1d-728b-424e-a97d-9d92898636bc" xsi:nil="true"/>
    <Datereceived xmlns="e6bf2c1d-728b-424e-a97d-9d92898636b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56F3758DD80545AA4315279A62C891" ma:contentTypeVersion="22" ma:contentTypeDescription="Create a new document." ma:contentTypeScope="" ma:versionID="855f3aa9112acda9fcb83e65f3ee3db4">
  <xsd:schema xmlns:xsd="http://www.w3.org/2001/XMLSchema" xmlns:xs="http://www.w3.org/2001/XMLSchema" xmlns:p="http://schemas.microsoft.com/office/2006/metadata/properties" xmlns:ns2="27969768-62ab-487f-bc7f-8e9e347fcb75" xmlns:ns3="e6bf2c1d-728b-424e-a97d-9d92898636bc" targetNamespace="http://schemas.microsoft.com/office/2006/metadata/properties" ma:root="true" ma:fieldsID="94169a29c1ef26095f51dc378606756d" ns2:_="" ns3:_="">
    <xsd:import namespace="27969768-62ab-487f-bc7f-8e9e347fcb75"/>
    <xsd:import namespace="e6bf2c1d-728b-424e-a97d-9d92898636b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Datereceived" minOccurs="0"/>
                <xsd:element ref="ns3:Datecreated"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969768-62ab-487f-bc7f-8e9e347fcb7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992c5d9-485d-48d0-933c-17dba4fde91a}" ma:internalName="TaxCatchAll" ma:showField="CatchAllData" ma:web="27969768-62ab-487f-bc7f-8e9e347fcb7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bf2c1d-728b-424e-a97d-9d92898636b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atereceived" ma:index="26" nillable="true" ma:displayName="Date received" ma:description="Date received from Nous." ma:format="DateOnly" ma:internalName="Datereceived">
      <xsd:simpleType>
        <xsd:restriction base="dms:DateTime"/>
      </xsd:simpleType>
    </xsd:element>
    <xsd:element name="Datecreated" ma:index="27" nillable="true" ma:displayName="Date created" ma:description="Date the document was first created. If unsure of exact day, use the 1st of that month." ma:format="DateOnly" ma:internalName="Datecreated">
      <xsd:simpleType>
        <xsd:restriction base="dms:DateTim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D6226-3EAF-46C5-B0F2-A2410F074527}">
  <ds:schemaRefs>
    <ds:schemaRef ds:uri="http://schemas.microsoft.com/office/2006/metadata/properties"/>
    <ds:schemaRef ds:uri="http://schemas.microsoft.com/office/infopath/2007/PartnerControls"/>
    <ds:schemaRef ds:uri="27969768-62ab-487f-bc7f-8e9e347fcb75"/>
    <ds:schemaRef ds:uri="e6bf2c1d-728b-424e-a97d-9d92898636bc"/>
  </ds:schemaRefs>
</ds:datastoreItem>
</file>

<file path=customXml/itemProps2.xml><?xml version="1.0" encoding="utf-8"?>
<ds:datastoreItem xmlns:ds="http://schemas.openxmlformats.org/officeDocument/2006/customXml" ds:itemID="{65F81F9A-A8B0-4D24-9A1D-FA65EDEA5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969768-62ab-487f-bc7f-8e9e347fcb75"/>
    <ds:schemaRef ds:uri="e6bf2c1d-728b-424e-a97d-9d92898636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7324AF-5EB5-414B-83BC-1288C3F5FB22}">
  <ds:schemaRefs>
    <ds:schemaRef ds:uri="http://schemas.microsoft.com/sharepoint/v3/contenttype/forms"/>
  </ds:schemaRefs>
</ds:datastoreItem>
</file>

<file path=customXml/itemProps4.xml><?xml version="1.0" encoding="utf-8"?>
<ds:datastoreItem xmlns:ds="http://schemas.openxmlformats.org/officeDocument/2006/customXml" ds:itemID="{838063CB-09CF-4DB4-855D-B301AD731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4357</Words>
  <Characters>24836</Characters>
  <Application>Microsoft Office Word</Application>
  <DocSecurity>4</DocSecurity>
  <Lines>206</Lines>
  <Paragraphs>58</Paragraphs>
  <ScaleCrop>false</ScaleCrop>
  <Company/>
  <LinksUpToDate>false</LinksUpToDate>
  <CharactersWithSpaces>29135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Quotation</dc:title>
  <dc:subject/>
  <dc:creator>PENNOCK,Hayley</dc:creator>
  <cp:keywords/>
  <dc:description>Request for Quotation 2022</dc:description>
  <cp:lastModifiedBy>KNEEBONE,Les</cp:lastModifiedBy>
  <cp:revision>407</cp:revision>
  <dcterms:created xsi:type="dcterms:W3CDTF">2025-12-19T18:56:00Z</dcterms:created>
  <dcterms:modified xsi:type="dcterms:W3CDTF">2026-01-30T01:00:00Z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0x0101006956F3758DD80545AA4315279A62C891</vt:lpwstr>
  </property>
  <property fmtid="{D5CDD505-2E9C-101B-9397-08002B2CF9AE}" pid="3" name="ItemKeywords">
    <vt:lpwstr>1996;#template|9706ad1b-dfa6-4d44-b515-12d7e5bc9d3f;#1980;#Branding|0a1f5508-ce36-4b6e-9019-600efbc3632a</vt:lpwstr>
  </property>
  <property fmtid="{D5CDD505-2E9C-101B-9397-08002B2CF9AE}" pid="4" name="ItemFunction">
    <vt:lpwstr>1976;#communication|9d5354d3-d1c2-4163-a4db-c06e4aa61e3a</vt:lpwstr>
  </property>
  <property fmtid="{D5CDD505-2E9C-101B-9397-08002B2CF9AE}" pid="5" name="ItemType">
    <vt:lpwstr>1999;#template|60f4875c-5740-43a9-8840-cfcba2da81bd</vt:lpwstr>
  </property>
  <property fmtid="{D5CDD505-2E9C-101B-9397-08002B2CF9AE}" pid="6" name="MSIP_Label_79d889eb-932f-4752-8739-64d25806ef64_Enabled">
    <vt:lpwstr>true</vt:lpwstr>
  </property>
  <property fmtid="{D5CDD505-2E9C-101B-9397-08002B2CF9AE}" pid="7" name="MSIP_Label_79d889eb-932f-4752-8739-64d25806ef64_SetDate">
    <vt:lpwstr>2022-06-24T04:07:00Z</vt:lpwstr>
  </property>
  <property fmtid="{D5CDD505-2E9C-101B-9397-08002B2CF9AE}" pid="8" name="MSIP_Label_79d889eb-932f-4752-8739-64d25806ef64_Method">
    <vt:lpwstr>Privileged</vt:lpwstr>
  </property>
  <property fmtid="{D5CDD505-2E9C-101B-9397-08002B2CF9AE}" pid="9" name="MSIP_Label_79d889eb-932f-4752-8739-64d25806ef64_Name">
    <vt:lpwstr>79d889eb-932f-4752-8739-64d25806ef64</vt:lpwstr>
  </property>
  <property fmtid="{D5CDD505-2E9C-101B-9397-08002B2CF9AE}" pid="10" name="MSIP_Label_79d889eb-932f-4752-8739-64d25806ef64_SiteId">
    <vt:lpwstr>dd0cfd15-4558-4b12-8bad-ea26984fc417</vt:lpwstr>
  </property>
  <property fmtid="{D5CDD505-2E9C-101B-9397-08002B2CF9AE}" pid="11" name="MSIP_Label_79d889eb-932f-4752-8739-64d25806ef64_ActionId">
    <vt:lpwstr>f5e3f0d6-81ac-4bab-83b5-5d429dacc10b</vt:lpwstr>
  </property>
  <property fmtid="{D5CDD505-2E9C-101B-9397-08002B2CF9AE}" pid="12" name="MSIP_Label_79d889eb-932f-4752-8739-64d25806ef64_ContentBits">
    <vt:lpwstr>0</vt:lpwstr>
  </property>
  <property fmtid="{D5CDD505-2E9C-101B-9397-08002B2CF9AE}" pid="13" name="Section">
    <vt:lpwstr>15;#Research Capability and Projects|5205f0d4-996f-45c5-aa23-aec072214504</vt:lpwstr>
  </property>
  <property fmtid="{D5CDD505-2E9C-101B-9397-08002B2CF9AE}" pid="14" name="MediaServiceImageTags">
    <vt:lpwstr/>
  </property>
  <property fmtid="{D5CDD505-2E9C-101B-9397-08002B2CF9AE}" pid="15" name="DocumentType">
    <vt:lpwstr>26;#Template|f7aed5b5-420e-4bff-b180-8fbb6c0f40b7</vt:lpwstr>
  </property>
  <property fmtid="{D5CDD505-2E9C-101B-9397-08002B2CF9AE}" pid="16" name="DocumentStatus1">
    <vt:lpwstr>28;#Active|e806c218-6b5b-4f76-b447-26987f01cadb</vt:lpwstr>
  </property>
  <property fmtid="{D5CDD505-2E9C-101B-9397-08002B2CF9AE}" pid="17" name="docLang">
    <vt:lpwstr>en</vt:lpwstr>
  </property>
</Properties>
</file>